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Pr="00625F89" w:rsidRDefault="001A1E52" w:rsidP="008D43C5">
      <w:pPr>
        <w:pStyle w:val="Text"/>
      </w:pPr>
    </w:p>
    <w:p w:rsidR="001A1E52" w:rsidRPr="00625F89" w:rsidRDefault="00F339AC" w:rsidP="008D43C5">
      <w:pPr>
        <w:pStyle w:val="Text"/>
      </w:pPr>
      <w:r>
        <w:rPr>
          <w:noProof/>
          <w:color w:val="141313"/>
          <w:lang w:val="de-DE" w:eastAsia="de-DE"/>
        </w:rPr>
        <w:drawing>
          <wp:anchor distT="0" distB="0" distL="114300" distR="114300" simplePos="0" relativeHeight="3" behindDoc="0" locked="0" layoutInCell="1" allowOverlap="1" wp14:anchorId="7094121E">
            <wp:simplePos x="0" y="0"/>
            <wp:positionH relativeFrom="column">
              <wp:posOffset>2411730</wp:posOffset>
            </wp:positionH>
            <wp:positionV relativeFrom="paragraph">
              <wp:posOffset>-543560</wp:posOffset>
            </wp:positionV>
            <wp:extent cx="2372360" cy="1333500"/>
            <wp:effectExtent l="0" t="0" r="0" b="0"/>
            <wp:wrapSquare wrapText="bothSides"/>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333500"/>
                    </a:xfrm>
                    <a:prstGeom prst="rect">
                      <a:avLst/>
                    </a:prstGeom>
                    <a:noFill/>
                  </pic:spPr>
                </pic:pic>
              </a:graphicData>
            </a:graphic>
            <wp14:sizeRelH relativeFrom="page">
              <wp14:pctWidth>0</wp14:pctWidth>
            </wp14:sizeRelH>
            <wp14:sizeRelV relativeFrom="page">
              <wp14:pctHeight>0</wp14:pctHeight>
            </wp14:sizeRelV>
          </wp:anchor>
        </w:drawing>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F339AC" w:rsidP="008D43C5">
      <w:pPr>
        <w:pStyle w:val="Text"/>
      </w:pPr>
      <w:r>
        <w:rPr>
          <w:noProof/>
          <w:lang w:val="de-DE" w:eastAsia="de-DE"/>
        </w:rPr>
        <mc:AlternateContent>
          <mc:Choice Requires="wps">
            <w:drawing>
              <wp:anchor distT="0" distB="0" distL="114300" distR="114300" simplePos="0" relativeHeight="2" behindDoc="0" locked="0" layoutInCell="1" allowOverlap="1">
                <wp:simplePos x="0" y="0"/>
                <wp:positionH relativeFrom="column">
                  <wp:posOffset>2337435</wp:posOffset>
                </wp:positionH>
                <wp:positionV relativeFrom="paragraph">
                  <wp:posOffset>-635</wp:posOffset>
                </wp:positionV>
                <wp:extent cx="3657600" cy="1828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00BB6EC0" w:rsidRPr="004E443A" w:rsidRDefault="00BB6EC0" w:rsidP="003C7FA4">
                            <w:pPr>
                              <w:pStyle w:val="Titel"/>
                            </w:pPr>
                            <w:r>
                              <w:t>Ethernet PHY</w:t>
                            </w:r>
                            <w:r>
                              <w:br/>
                            </w:r>
                            <w:r w:rsidRPr="004E443A">
                              <w:t>Information Model</w:t>
                            </w:r>
                          </w:p>
                          <w:p w:rsidR="00BB6EC0" w:rsidRDefault="00BB6EC0" w:rsidP="003C7FA4">
                            <w:pPr>
                              <w:spacing w:after="0"/>
                              <w:rPr>
                                <w:rFonts w:cs="Arial"/>
                              </w:rPr>
                            </w:pPr>
                            <w:r w:rsidRPr="00762162">
                              <w:rPr>
                                <w:rFonts w:cs="Arial"/>
                              </w:rPr>
                              <w:t xml:space="preserve">Version </w:t>
                            </w:r>
                            <w:r>
                              <w:rPr>
                                <w:rFonts w:cs="Arial"/>
                              </w:rPr>
                              <w:t>1.0.0-2</w:t>
                            </w:r>
                            <w:r w:rsidR="006076B7">
                              <w:rPr>
                                <w:rFonts w:cs="Arial"/>
                              </w:rPr>
                              <w:t>a</w:t>
                            </w:r>
                          </w:p>
                          <w:p w:rsidR="00BB6EC0" w:rsidRPr="00762162" w:rsidRDefault="000869AD" w:rsidP="003C7FA4">
                            <w:pPr>
                              <w:spacing w:after="0"/>
                            </w:pPr>
                            <w:r>
                              <w:rPr>
                                <w:rFonts w:cs="Arial"/>
                              </w:rPr>
                              <w:t>7</w:t>
                            </w:r>
                            <w:r w:rsidR="00BB6EC0" w:rsidRPr="003C7FA4">
                              <w:rPr>
                                <w:rFonts w:cs="Arial"/>
                                <w:vertAlign w:val="superscript"/>
                              </w:rPr>
                              <w:t>th</w:t>
                            </w:r>
                            <w:r w:rsidR="00BB6EC0">
                              <w:rPr>
                                <w:rFonts w:cs="Arial"/>
                              </w:rPr>
                              <w:t xml:space="preserve"> of </w:t>
                            </w:r>
                            <w:r w:rsidR="00BB6EC0">
                              <w:t>March 2019</w:t>
                            </w:r>
                          </w:p>
                          <w:p w:rsidR="00BB6EC0" w:rsidRPr="00762162" w:rsidRDefault="00BB6EC0" w:rsidP="00671FE7">
                            <w:pPr>
                              <w:spacing w:after="0" w:line="260" w:lineRule="exact"/>
                            </w:pPr>
                          </w:p>
                          <w:p w:rsidR="00BB6EC0" w:rsidRPr="00762162" w:rsidRDefault="00BB6EC0" w:rsidP="00671FE7">
                            <w:pPr>
                              <w:rPr>
                                <w:rFonts w:cs="Arial"/>
                              </w:rPr>
                            </w:pP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Pr>
                                <w:color w:val="auto"/>
                                <w:szCs w:val="20"/>
                                <w:lang w:eastAsia="ar-SA"/>
                              </w:rPr>
                              <w:t>ONF TR</w:t>
                            </w:r>
                            <w:r w:rsidRPr="00411A69">
                              <w:rPr>
                                <w:rFonts w:ascii="MS Gothic" w:eastAsia="MS Gothic" w:hAnsi="MS Gothic" w:cs="MS Gothic"/>
                                <w:color w:val="auto"/>
                                <w:szCs w:val="20"/>
                                <w:lang w:eastAsia="ar-SA"/>
                              </w:rPr>
                              <w:t>‑</w:t>
                            </w:r>
                            <w:r w:rsidRPr="00411A69">
                              <w:rPr>
                                <w:rFonts w:cs="Arial"/>
                                <w:color w:val="auto"/>
                                <w:szCs w:val="20"/>
                                <w:lang w:eastAsia="ar-SA"/>
                              </w:rPr>
                              <w:t>541</w:t>
                            </w:r>
                            <w:r w:rsidRPr="002C3E95">
                              <w:rPr>
                                <w:rFonts w:cs="Arial"/>
                                <w:color w:val="auto"/>
                                <w:szCs w:val="20"/>
                                <w:lang w:eastAsia="ar-SA"/>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4.05pt;margin-top:-.05pt;width:4in;height:2in;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" filled="f" stroked="f">
                <v:path arrowok="t"/>
                <v:textbox>
                  <w:txbxContent>
                    <w:p w:rsidR="00BB6EC0" w:rsidRPr="004E443A" w:rsidRDefault="00BB6EC0" w:rsidP="003C7FA4">
                      <w:pPr>
                        <w:pStyle w:val="Titel"/>
                      </w:pPr>
                      <w:r>
                        <w:t>Ethernet PHY</w:t>
                      </w:r>
                      <w:r>
                        <w:br/>
                      </w:r>
                      <w:r w:rsidRPr="004E443A">
                        <w:t>Information Model</w:t>
                      </w:r>
                    </w:p>
                    <w:p w:rsidR="00BB6EC0" w:rsidRDefault="00BB6EC0" w:rsidP="003C7FA4">
                      <w:pPr>
                        <w:spacing w:after="0"/>
                        <w:rPr>
                          <w:rFonts w:cs="Arial"/>
                        </w:rPr>
                      </w:pPr>
                      <w:r w:rsidRPr="00762162">
                        <w:rPr>
                          <w:rFonts w:cs="Arial"/>
                        </w:rPr>
                        <w:t xml:space="preserve">Version </w:t>
                      </w:r>
                      <w:r>
                        <w:rPr>
                          <w:rFonts w:cs="Arial"/>
                        </w:rPr>
                        <w:t>1.0.0-2</w:t>
                      </w:r>
                      <w:r w:rsidR="006076B7">
                        <w:rPr>
                          <w:rFonts w:cs="Arial"/>
                        </w:rPr>
                        <w:t>a</w:t>
                      </w:r>
                    </w:p>
                    <w:p w:rsidR="00BB6EC0" w:rsidRPr="00762162" w:rsidRDefault="000869AD" w:rsidP="003C7FA4">
                      <w:pPr>
                        <w:spacing w:after="0"/>
                      </w:pPr>
                      <w:r>
                        <w:rPr>
                          <w:rFonts w:cs="Arial"/>
                        </w:rPr>
                        <w:t>7</w:t>
                      </w:r>
                      <w:r w:rsidR="00BB6EC0" w:rsidRPr="003C7FA4">
                        <w:rPr>
                          <w:rFonts w:cs="Arial"/>
                          <w:vertAlign w:val="superscript"/>
                        </w:rPr>
                        <w:t>th</w:t>
                      </w:r>
                      <w:r w:rsidR="00BB6EC0">
                        <w:rPr>
                          <w:rFonts w:cs="Arial"/>
                        </w:rPr>
                        <w:t xml:space="preserve"> of </w:t>
                      </w:r>
                      <w:r w:rsidR="00BB6EC0">
                        <w:t>March 2019</w:t>
                      </w:r>
                    </w:p>
                    <w:p w:rsidR="00BB6EC0" w:rsidRPr="00762162" w:rsidRDefault="00BB6EC0" w:rsidP="00671FE7">
                      <w:pPr>
                        <w:spacing w:after="0" w:line="260" w:lineRule="exact"/>
                      </w:pPr>
                    </w:p>
                    <w:p w:rsidR="00BB6EC0" w:rsidRPr="00762162" w:rsidRDefault="00BB6EC0" w:rsidP="00671FE7">
                      <w:pPr>
                        <w:rPr>
                          <w:rFonts w:cs="Arial"/>
                        </w:rPr>
                      </w:pP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Pr>
                          <w:color w:val="auto"/>
                          <w:szCs w:val="20"/>
                          <w:lang w:eastAsia="ar-SA"/>
                        </w:rPr>
                        <w:t>ONF TR</w:t>
                      </w:r>
                      <w:r w:rsidRPr="00411A69">
                        <w:rPr>
                          <w:rFonts w:ascii="MS Gothic" w:eastAsia="MS Gothic" w:hAnsi="MS Gothic" w:cs="MS Gothic"/>
                          <w:color w:val="auto"/>
                          <w:szCs w:val="20"/>
                          <w:lang w:eastAsia="ar-SA"/>
                        </w:rPr>
                        <w:t>‑</w:t>
                      </w:r>
                      <w:r w:rsidRPr="00411A69">
                        <w:rPr>
                          <w:rFonts w:cs="Arial"/>
                          <w:color w:val="auto"/>
                          <w:szCs w:val="20"/>
                          <w:lang w:eastAsia="ar-SA"/>
                        </w:rPr>
                        <w:t>541</w:t>
                      </w:r>
                      <w:r w:rsidRPr="002C3E95">
                        <w:rPr>
                          <w:rFonts w:cs="Arial"/>
                          <w:color w:val="auto"/>
                          <w:szCs w:val="20"/>
                          <w:lang w:eastAsia="ar-SA"/>
                        </w:rPr>
                        <w:fldChar w:fldCharType="end"/>
                      </w:r>
                    </w:p>
                  </w:txbxContent>
                </v:textbox>
              </v:shape>
            </w:pict>
          </mc:Fallback>
        </mc:AlternateContent>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 xml:space="preserve">ONF Document Name: </w:t>
      </w:r>
      <w:r w:rsidR="006718CC">
        <w:rPr>
          <w:lang w:val="fr-FR"/>
        </w:rPr>
        <w:t>Ethernet PHY Information Model Version 1.0</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0" w:name="_Toc2841690"/>
      <w:r w:rsidRPr="00C25391">
        <w:t>Disclaimer</w:t>
      </w:r>
      <w:bookmarkEnd w:id="0"/>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1" w:name="_Toc2841691"/>
      <w:r>
        <w:t>Open Networking Foundation</w:t>
      </w:r>
      <w:bookmarkEnd w:id="1"/>
    </w:p>
    <w:p w:rsidR="003C7FA4" w:rsidRPr="00FC0ED3" w:rsidRDefault="003C7FA4" w:rsidP="00EC648D">
      <w:pPr>
        <w:rPr>
          <w:color w:val="auto"/>
          <w:szCs w:val="20"/>
          <w:lang w:eastAsia="ar-SA"/>
        </w:rPr>
      </w:pPr>
      <w:r w:rsidRPr="00FC0ED3">
        <w:rPr>
          <w:color w:val="auto"/>
          <w:szCs w:val="20"/>
          <w:lang w:eastAsia="ar-SA"/>
        </w:rPr>
        <w:t>1000 El Camino Real, Suite 100, Menlo Park, CA 94025</w:t>
      </w:r>
    </w:p>
    <w:p w:rsidR="001A1E52" w:rsidRPr="00EC648D" w:rsidRDefault="002679F3"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Pr="00C17E32" w:rsidRDefault="001A1E52" w:rsidP="00B16FFE">
      <w:pPr>
        <w:pStyle w:val="Inhaltsverzeichnisberschrift"/>
        <w:outlineLvl w:val="0"/>
      </w:pPr>
      <w:r>
        <w:br w:type="page"/>
      </w:r>
      <w:bookmarkStart w:id="2" w:name="_Toc2841692"/>
      <w:r>
        <w:lastRenderedPageBreak/>
        <w:t>Table of Contents</w:t>
      </w:r>
      <w:bookmarkEnd w:id="2"/>
    </w:p>
    <w:p w:rsidR="00AC0741" w:rsidRDefault="001A1E52">
      <w:pPr>
        <w:pStyle w:val="Verzeichnis1"/>
        <w:tabs>
          <w:tab w:val="right" w:leader="dot" w:pos="9350"/>
        </w:tabs>
        <w:rPr>
          <w:rFonts w:asciiTheme="minorHAnsi" w:eastAsiaTheme="minorEastAsia" w:hAnsiTheme="minorHAnsi" w:cstheme="minorBidi"/>
          <w:b w:val="0"/>
          <w:noProof/>
          <w:color w:val="auto"/>
          <w:sz w:val="22"/>
          <w:szCs w:val="22"/>
          <w:lang w:val="de-DE" w:eastAsia="de-DE"/>
        </w:rPr>
      </w:pPr>
      <w:r>
        <w:rPr>
          <w:bCs/>
        </w:rPr>
        <w:fldChar w:fldCharType="begin"/>
      </w:r>
      <w:r>
        <w:rPr>
          <w:bCs/>
        </w:rPr>
        <w:instrText xml:space="preserve"> TOC \o "1-4" \h \z \u </w:instrText>
      </w:r>
      <w:r>
        <w:rPr>
          <w:bCs/>
        </w:rPr>
        <w:fldChar w:fldCharType="separate"/>
      </w:r>
      <w:hyperlink w:anchor="_Toc2841690" w:history="1">
        <w:r w:rsidR="00AC0741" w:rsidRPr="00BE36F6">
          <w:rPr>
            <w:rStyle w:val="Hyperlink"/>
            <w:noProof/>
          </w:rPr>
          <w:t>Disclaimer</w:t>
        </w:r>
        <w:r w:rsidR="00AC0741">
          <w:rPr>
            <w:noProof/>
            <w:webHidden/>
          </w:rPr>
          <w:tab/>
        </w:r>
        <w:r w:rsidR="00AC0741">
          <w:rPr>
            <w:noProof/>
            <w:webHidden/>
          </w:rPr>
          <w:fldChar w:fldCharType="begin"/>
        </w:r>
        <w:r w:rsidR="00AC0741">
          <w:rPr>
            <w:noProof/>
            <w:webHidden/>
          </w:rPr>
          <w:instrText xml:space="preserve"> PAGEREF _Toc2841690 \h </w:instrText>
        </w:r>
        <w:r w:rsidR="00AC0741">
          <w:rPr>
            <w:noProof/>
            <w:webHidden/>
          </w:rPr>
        </w:r>
        <w:r w:rsidR="00AC0741">
          <w:rPr>
            <w:noProof/>
            <w:webHidden/>
          </w:rPr>
          <w:fldChar w:fldCharType="separate"/>
        </w:r>
        <w:r w:rsidR="00AC0741">
          <w:rPr>
            <w:noProof/>
            <w:webHidden/>
          </w:rPr>
          <w:t>2</w:t>
        </w:r>
        <w:r w:rsidR="00AC0741">
          <w:rPr>
            <w:noProof/>
            <w:webHidden/>
          </w:rPr>
          <w:fldChar w:fldCharType="end"/>
        </w:r>
      </w:hyperlink>
    </w:p>
    <w:p w:rsidR="00AC0741" w:rsidRDefault="002679F3">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1" w:history="1">
        <w:r w:rsidR="00AC0741" w:rsidRPr="00BE36F6">
          <w:rPr>
            <w:rStyle w:val="Hyperlink"/>
            <w:noProof/>
          </w:rPr>
          <w:t>Open Networking Foundation</w:t>
        </w:r>
        <w:r w:rsidR="00AC0741">
          <w:rPr>
            <w:noProof/>
            <w:webHidden/>
          </w:rPr>
          <w:tab/>
        </w:r>
        <w:r w:rsidR="00AC0741">
          <w:rPr>
            <w:noProof/>
            <w:webHidden/>
          </w:rPr>
          <w:fldChar w:fldCharType="begin"/>
        </w:r>
        <w:r w:rsidR="00AC0741">
          <w:rPr>
            <w:noProof/>
            <w:webHidden/>
          </w:rPr>
          <w:instrText xml:space="preserve"> PAGEREF _Toc2841691 \h </w:instrText>
        </w:r>
        <w:r w:rsidR="00AC0741">
          <w:rPr>
            <w:noProof/>
            <w:webHidden/>
          </w:rPr>
        </w:r>
        <w:r w:rsidR="00AC0741">
          <w:rPr>
            <w:noProof/>
            <w:webHidden/>
          </w:rPr>
          <w:fldChar w:fldCharType="separate"/>
        </w:r>
        <w:r w:rsidR="00AC0741">
          <w:rPr>
            <w:noProof/>
            <w:webHidden/>
          </w:rPr>
          <w:t>2</w:t>
        </w:r>
        <w:r w:rsidR="00AC0741">
          <w:rPr>
            <w:noProof/>
            <w:webHidden/>
          </w:rPr>
          <w:fldChar w:fldCharType="end"/>
        </w:r>
      </w:hyperlink>
    </w:p>
    <w:p w:rsidR="00AC0741" w:rsidRDefault="002679F3">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2" w:history="1">
        <w:r w:rsidR="00AC0741" w:rsidRPr="00BE36F6">
          <w:rPr>
            <w:rStyle w:val="Hyperlink"/>
            <w:noProof/>
          </w:rPr>
          <w:t>Table of Contents</w:t>
        </w:r>
        <w:r w:rsidR="00AC0741">
          <w:rPr>
            <w:noProof/>
            <w:webHidden/>
          </w:rPr>
          <w:tab/>
        </w:r>
        <w:r w:rsidR="00AC0741">
          <w:rPr>
            <w:noProof/>
            <w:webHidden/>
          </w:rPr>
          <w:fldChar w:fldCharType="begin"/>
        </w:r>
        <w:r w:rsidR="00AC0741">
          <w:rPr>
            <w:noProof/>
            <w:webHidden/>
          </w:rPr>
          <w:instrText xml:space="preserve"> PAGEREF _Toc2841692 \h </w:instrText>
        </w:r>
        <w:r w:rsidR="00AC0741">
          <w:rPr>
            <w:noProof/>
            <w:webHidden/>
          </w:rPr>
        </w:r>
        <w:r w:rsidR="00AC0741">
          <w:rPr>
            <w:noProof/>
            <w:webHidden/>
          </w:rPr>
          <w:fldChar w:fldCharType="separate"/>
        </w:r>
        <w:r w:rsidR="00AC0741">
          <w:rPr>
            <w:noProof/>
            <w:webHidden/>
          </w:rPr>
          <w:t>3</w:t>
        </w:r>
        <w:r w:rsidR="00AC0741">
          <w:rPr>
            <w:noProof/>
            <w:webHidden/>
          </w:rPr>
          <w:fldChar w:fldCharType="end"/>
        </w:r>
      </w:hyperlink>
    </w:p>
    <w:p w:rsidR="00AC0741" w:rsidRDefault="002679F3">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3" w:history="1">
        <w:r w:rsidR="00AC0741" w:rsidRPr="00BE36F6">
          <w:rPr>
            <w:rStyle w:val="Hyperlink"/>
            <w:noProof/>
            <w:lang w:val="de-DE"/>
          </w:rPr>
          <w:t>List of Figures</w:t>
        </w:r>
        <w:r w:rsidR="00AC0741">
          <w:rPr>
            <w:noProof/>
            <w:webHidden/>
          </w:rPr>
          <w:tab/>
        </w:r>
        <w:r w:rsidR="00AC0741">
          <w:rPr>
            <w:noProof/>
            <w:webHidden/>
          </w:rPr>
          <w:fldChar w:fldCharType="begin"/>
        </w:r>
        <w:r w:rsidR="00AC0741">
          <w:rPr>
            <w:noProof/>
            <w:webHidden/>
          </w:rPr>
          <w:instrText xml:space="preserve"> PAGEREF _Toc2841693 \h </w:instrText>
        </w:r>
        <w:r w:rsidR="00AC0741">
          <w:rPr>
            <w:noProof/>
            <w:webHidden/>
          </w:rPr>
        </w:r>
        <w:r w:rsidR="00AC0741">
          <w:rPr>
            <w:noProof/>
            <w:webHidden/>
          </w:rPr>
          <w:fldChar w:fldCharType="separate"/>
        </w:r>
        <w:r w:rsidR="00AC0741">
          <w:rPr>
            <w:noProof/>
            <w:webHidden/>
          </w:rPr>
          <w:t>5</w:t>
        </w:r>
        <w:r w:rsidR="00AC0741">
          <w:rPr>
            <w:noProof/>
            <w:webHidden/>
          </w:rPr>
          <w:fldChar w:fldCharType="end"/>
        </w:r>
      </w:hyperlink>
    </w:p>
    <w:p w:rsidR="00AC0741" w:rsidRDefault="002679F3">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4" w:history="1">
        <w:r w:rsidR="00AC0741" w:rsidRPr="00BE36F6">
          <w:rPr>
            <w:rStyle w:val="Hyperlink"/>
            <w:noProof/>
            <w:lang w:val="en-GB"/>
          </w:rPr>
          <w:t>List of Tables</w:t>
        </w:r>
        <w:r w:rsidR="00AC0741">
          <w:rPr>
            <w:noProof/>
            <w:webHidden/>
          </w:rPr>
          <w:tab/>
        </w:r>
        <w:r w:rsidR="00AC0741">
          <w:rPr>
            <w:noProof/>
            <w:webHidden/>
          </w:rPr>
          <w:fldChar w:fldCharType="begin"/>
        </w:r>
        <w:r w:rsidR="00AC0741">
          <w:rPr>
            <w:noProof/>
            <w:webHidden/>
          </w:rPr>
          <w:instrText xml:space="preserve"> PAGEREF _Toc2841694 \h </w:instrText>
        </w:r>
        <w:r w:rsidR="00AC0741">
          <w:rPr>
            <w:noProof/>
            <w:webHidden/>
          </w:rPr>
        </w:r>
        <w:r w:rsidR="00AC0741">
          <w:rPr>
            <w:noProof/>
            <w:webHidden/>
          </w:rPr>
          <w:fldChar w:fldCharType="separate"/>
        </w:r>
        <w:r w:rsidR="00AC0741">
          <w:rPr>
            <w:noProof/>
            <w:webHidden/>
          </w:rPr>
          <w:t>5</w:t>
        </w:r>
        <w:r w:rsidR="00AC0741">
          <w:rPr>
            <w:noProof/>
            <w:webHidden/>
          </w:rPr>
          <w:fldChar w:fldCharType="end"/>
        </w:r>
      </w:hyperlink>
    </w:p>
    <w:p w:rsidR="00AC0741" w:rsidRDefault="002679F3">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841695" w:history="1">
        <w:r w:rsidR="00AC0741" w:rsidRPr="00BE36F6">
          <w:rPr>
            <w:rStyle w:val="Hyperlink"/>
            <w:noProof/>
          </w:rPr>
          <w:t>Document History</w:t>
        </w:r>
        <w:r w:rsidR="00AC0741">
          <w:rPr>
            <w:noProof/>
            <w:webHidden/>
          </w:rPr>
          <w:tab/>
        </w:r>
        <w:r w:rsidR="00AC0741">
          <w:rPr>
            <w:noProof/>
            <w:webHidden/>
          </w:rPr>
          <w:fldChar w:fldCharType="begin"/>
        </w:r>
        <w:r w:rsidR="00AC0741">
          <w:rPr>
            <w:noProof/>
            <w:webHidden/>
          </w:rPr>
          <w:instrText xml:space="preserve"> PAGEREF _Toc2841695 \h </w:instrText>
        </w:r>
        <w:r w:rsidR="00AC0741">
          <w:rPr>
            <w:noProof/>
            <w:webHidden/>
          </w:rPr>
        </w:r>
        <w:r w:rsidR="00AC0741">
          <w:rPr>
            <w:noProof/>
            <w:webHidden/>
          </w:rPr>
          <w:fldChar w:fldCharType="separate"/>
        </w:r>
        <w:r w:rsidR="00AC0741">
          <w:rPr>
            <w:noProof/>
            <w:webHidden/>
          </w:rPr>
          <w:t>6</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696" w:history="1">
        <w:r w:rsidR="00AC0741" w:rsidRPr="00BE36F6">
          <w:rPr>
            <w:rStyle w:val="Hyperlink"/>
            <w:noProof/>
          </w:rPr>
          <w:t>1</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Introduction</w:t>
        </w:r>
        <w:r w:rsidR="00AC0741">
          <w:rPr>
            <w:noProof/>
            <w:webHidden/>
          </w:rPr>
          <w:tab/>
        </w:r>
        <w:r w:rsidR="00AC0741">
          <w:rPr>
            <w:noProof/>
            <w:webHidden/>
          </w:rPr>
          <w:fldChar w:fldCharType="begin"/>
        </w:r>
        <w:r w:rsidR="00AC0741">
          <w:rPr>
            <w:noProof/>
            <w:webHidden/>
          </w:rPr>
          <w:instrText xml:space="preserve"> PAGEREF _Toc2841696 \h </w:instrText>
        </w:r>
        <w:r w:rsidR="00AC0741">
          <w:rPr>
            <w:noProof/>
            <w:webHidden/>
          </w:rPr>
        </w:r>
        <w:r w:rsidR="00AC0741">
          <w:rPr>
            <w:noProof/>
            <w:webHidden/>
          </w:rPr>
          <w:fldChar w:fldCharType="separate"/>
        </w:r>
        <w:r w:rsidR="00AC0741">
          <w:rPr>
            <w:noProof/>
            <w:webHidden/>
          </w:rPr>
          <w:t>6</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697" w:history="1">
        <w:r w:rsidR="00AC0741" w:rsidRPr="00BE36F6">
          <w:rPr>
            <w:rStyle w:val="Hyperlink"/>
            <w:noProof/>
          </w:rPr>
          <w:t>2</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Definitions</w:t>
        </w:r>
        <w:r w:rsidR="00AC0741">
          <w:rPr>
            <w:noProof/>
            <w:webHidden/>
          </w:rPr>
          <w:tab/>
        </w:r>
        <w:r w:rsidR="00AC0741">
          <w:rPr>
            <w:noProof/>
            <w:webHidden/>
          </w:rPr>
          <w:fldChar w:fldCharType="begin"/>
        </w:r>
        <w:r w:rsidR="00AC0741">
          <w:rPr>
            <w:noProof/>
            <w:webHidden/>
          </w:rPr>
          <w:instrText xml:space="preserve"> PAGEREF _Toc2841697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698" w:history="1">
        <w:r w:rsidR="00AC0741" w:rsidRPr="00BE36F6">
          <w:rPr>
            <w:rStyle w:val="Hyperlink"/>
            <w:noProof/>
          </w:rPr>
          <w:t>2.1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Terms</w:t>
        </w:r>
        <w:r w:rsidR="00AC0741">
          <w:rPr>
            <w:noProof/>
            <w:webHidden/>
          </w:rPr>
          <w:tab/>
        </w:r>
        <w:r w:rsidR="00AC0741">
          <w:rPr>
            <w:noProof/>
            <w:webHidden/>
          </w:rPr>
          <w:fldChar w:fldCharType="begin"/>
        </w:r>
        <w:r w:rsidR="00AC0741">
          <w:rPr>
            <w:noProof/>
            <w:webHidden/>
          </w:rPr>
          <w:instrText xml:space="preserve"> PAGEREF _Toc2841698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699" w:history="1">
        <w:r w:rsidR="00AC0741" w:rsidRPr="00BE36F6">
          <w:rPr>
            <w:rStyle w:val="Hyperlink"/>
            <w:noProof/>
          </w:rPr>
          <w:t>2.2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Abbreviations and Acronyms</w:t>
        </w:r>
        <w:r w:rsidR="00AC0741">
          <w:rPr>
            <w:noProof/>
            <w:webHidden/>
          </w:rPr>
          <w:tab/>
        </w:r>
        <w:r w:rsidR="00AC0741">
          <w:rPr>
            <w:noProof/>
            <w:webHidden/>
          </w:rPr>
          <w:fldChar w:fldCharType="begin"/>
        </w:r>
        <w:r w:rsidR="00AC0741">
          <w:rPr>
            <w:noProof/>
            <w:webHidden/>
          </w:rPr>
          <w:instrText xml:space="preserve"> PAGEREF _Toc2841699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00" w:history="1">
        <w:r w:rsidR="00AC0741" w:rsidRPr="00BE36F6">
          <w:rPr>
            <w:rStyle w:val="Hyperlink"/>
            <w:noProof/>
          </w:rPr>
          <w:t>3</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Compliance Statement</w:t>
        </w:r>
        <w:r w:rsidR="00AC0741">
          <w:rPr>
            <w:noProof/>
            <w:webHidden/>
          </w:rPr>
          <w:tab/>
        </w:r>
        <w:r w:rsidR="00AC0741">
          <w:rPr>
            <w:noProof/>
            <w:webHidden/>
          </w:rPr>
          <w:fldChar w:fldCharType="begin"/>
        </w:r>
        <w:r w:rsidR="00AC0741">
          <w:rPr>
            <w:noProof/>
            <w:webHidden/>
          </w:rPr>
          <w:instrText xml:space="preserve"> PAGEREF _Toc2841700 \h </w:instrText>
        </w:r>
        <w:r w:rsidR="00AC0741">
          <w:rPr>
            <w:noProof/>
            <w:webHidden/>
          </w:rPr>
        </w:r>
        <w:r w:rsidR="00AC0741">
          <w:rPr>
            <w:noProof/>
            <w:webHidden/>
          </w:rPr>
          <w:fldChar w:fldCharType="separate"/>
        </w:r>
        <w:r w:rsidR="00AC0741">
          <w:rPr>
            <w:noProof/>
            <w:webHidden/>
          </w:rPr>
          <w:t>7</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01" w:history="1">
        <w:r w:rsidR="00AC0741" w:rsidRPr="00BE36F6">
          <w:rPr>
            <w:rStyle w:val="Hyperlink"/>
            <w:noProof/>
          </w:rPr>
          <w:t>4</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Overview of the Ethernet PHY Information Model</w:t>
        </w:r>
        <w:r w:rsidR="00AC0741">
          <w:rPr>
            <w:noProof/>
            <w:webHidden/>
          </w:rPr>
          <w:tab/>
        </w:r>
        <w:r w:rsidR="00AC0741">
          <w:rPr>
            <w:noProof/>
            <w:webHidden/>
          </w:rPr>
          <w:fldChar w:fldCharType="begin"/>
        </w:r>
        <w:r w:rsidR="00AC0741">
          <w:rPr>
            <w:noProof/>
            <w:webHidden/>
          </w:rPr>
          <w:instrText xml:space="preserve"> PAGEREF _Toc2841701 \h </w:instrText>
        </w:r>
        <w:r w:rsidR="00AC0741">
          <w:rPr>
            <w:noProof/>
            <w:webHidden/>
          </w:rPr>
        </w:r>
        <w:r w:rsidR="00AC0741">
          <w:rPr>
            <w:noProof/>
            <w:webHidden/>
          </w:rPr>
          <w:fldChar w:fldCharType="separate"/>
        </w:r>
        <w:r w:rsidR="00AC0741">
          <w:rPr>
            <w:noProof/>
            <w:webHidden/>
          </w:rPr>
          <w:t>8</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02" w:history="1">
        <w:r w:rsidR="00AC0741" w:rsidRPr="00BE36F6">
          <w:rPr>
            <w:rStyle w:val="Hyperlink"/>
            <w:noProof/>
          </w:rPr>
          <w:t>4.1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Coverage</w:t>
        </w:r>
        <w:r w:rsidR="00AC0741">
          <w:rPr>
            <w:noProof/>
            <w:webHidden/>
          </w:rPr>
          <w:tab/>
        </w:r>
        <w:r w:rsidR="00AC0741">
          <w:rPr>
            <w:noProof/>
            <w:webHidden/>
          </w:rPr>
          <w:fldChar w:fldCharType="begin"/>
        </w:r>
        <w:r w:rsidR="00AC0741">
          <w:rPr>
            <w:noProof/>
            <w:webHidden/>
          </w:rPr>
          <w:instrText xml:space="preserve"> PAGEREF _Toc2841702 \h </w:instrText>
        </w:r>
        <w:r w:rsidR="00AC0741">
          <w:rPr>
            <w:noProof/>
            <w:webHidden/>
          </w:rPr>
        </w:r>
        <w:r w:rsidR="00AC0741">
          <w:rPr>
            <w:noProof/>
            <w:webHidden/>
          </w:rPr>
          <w:fldChar w:fldCharType="separate"/>
        </w:r>
        <w:r w:rsidR="00AC0741">
          <w:rPr>
            <w:noProof/>
            <w:webHidden/>
          </w:rPr>
          <w:t>8</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03" w:history="1">
        <w:r w:rsidR="00AC0741" w:rsidRPr="00BE36F6">
          <w:rPr>
            <w:rStyle w:val="Hyperlink"/>
            <w:noProof/>
          </w:rPr>
          <w:t>4.2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Overview</w:t>
        </w:r>
        <w:r w:rsidR="00AC0741">
          <w:rPr>
            <w:noProof/>
            <w:webHidden/>
          </w:rPr>
          <w:tab/>
        </w:r>
        <w:r w:rsidR="00AC0741">
          <w:rPr>
            <w:noProof/>
            <w:webHidden/>
          </w:rPr>
          <w:fldChar w:fldCharType="begin"/>
        </w:r>
        <w:r w:rsidR="00AC0741">
          <w:rPr>
            <w:noProof/>
            <w:webHidden/>
          </w:rPr>
          <w:instrText xml:space="preserve"> PAGEREF _Toc2841703 \h </w:instrText>
        </w:r>
        <w:r w:rsidR="00AC0741">
          <w:rPr>
            <w:noProof/>
            <w:webHidden/>
          </w:rPr>
        </w:r>
        <w:r w:rsidR="00AC0741">
          <w:rPr>
            <w:noProof/>
            <w:webHidden/>
          </w:rPr>
          <w:fldChar w:fldCharType="separate"/>
        </w:r>
        <w:r w:rsidR="00AC0741">
          <w:rPr>
            <w:noProof/>
            <w:webHidden/>
          </w:rPr>
          <w:t>8</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04" w:history="1">
        <w:r w:rsidR="00AC0741" w:rsidRPr="00BE36F6">
          <w:rPr>
            <w:rStyle w:val="Hyperlink"/>
            <w:noProof/>
          </w:rPr>
          <w:t>5</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Conventions</w:t>
        </w:r>
        <w:r w:rsidR="00AC0741">
          <w:rPr>
            <w:noProof/>
            <w:webHidden/>
          </w:rPr>
          <w:tab/>
        </w:r>
        <w:r w:rsidR="00AC0741">
          <w:rPr>
            <w:noProof/>
            <w:webHidden/>
          </w:rPr>
          <w:fldChar w:fldCharType="begin"/>
        </w:r>
        <w:r w:rsidR="00AC0741">
          <w:rPr>
            <w:noProof/>
            <w:webHidden/>
          </w:rPr>
          <w:instrText xml:space="preserve"> PAGEREF _Toc2841704 \h </w:instrText>
        </w:r>
        <w:r w:rsidR="00AC0741">
          <w:rPr>
            <w:noProof/>
            <w:webHidden/>
          </w:rPr>
        </w:r>
        <w:r w:rsidR="00AC0741">
          <w:rPr>
            <w:noProof/>
            <w:webHidden/>
          </w:rPr>
          <w:fldChar w:fldCharType="separate"/>
        </w:r>
        <w:r w:rsidR="00AC0741">
          <w:rPr>
            <w:noProof/>
            <w:webHidden/>
          </w:rPr>
          <w:t>10</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05" w:history="1">
        <w:r w:rsidR="00AC0741" w:rsidRPr="00BE36F6">
          <w:rPr>
            <w:rStyle w:val="Hyperlink"/>
            <w:noProof/>
          </w:rPr>
          <w:t>5.1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UML Modeling Conventions</w:t>
        </w:r>
        <w:r w:rsidR="00AC0741">
          <w:rPr>
            <w:noProof/>
            <w:webHidden/>
          </w:rPr>
          <w:tab/>
        </w:r>
        <w:r w:rsidR="00AC0741">
          <w:rPr>
            <w:noProof/>
            <w:webHidden/>
          </w:rPr>
          <w:fldChar w:fldCharType="begin"/>
        </w:r>
        <w:r w:rsidR="00AC0741">
          <w:rPr>
            <w:noProof/>
            <w:webHidden/>
          </w:rPr>
          <w:instrText xml:space="preserve"> PAGEREF _Toc2841705 \h </w:instrText>
        </w:r>
        <w:r w:rsidR="00AC0741">
          <w:rPr>
            <w:noProof/>
            <w:webHidden/>
          </w:rPr>
        </w:r>
        <w:r w:rsidR="00AC0741">
          <w:rPr>
            <w:noProof/>
            <w:webHidden/>
          </w:rPr>
          <w:fldChar w:fldCharType="separate"/>
        </w:r>
        <w:r w:rsidR="00AC0741">
          <w:rPr>
            <w:noProof/>
            <w:webHidden/>
          </w:rPr>
          <w:t>10</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06" w:history="1">
        <w:r w:rsidR="00AC0741" w:rsidRPr="00BE36F6">
          <w:rPr>
            <w:rStyle w:val="Hyperlink"/>
            <w:noProof/>
          </w:rPr>
          <w:t>5.2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Default Values</w:t>
        </w:r>
        <w:r w:rsidR="00AC0741">
          <w:rPr>
            <w:noProof/>
            <w:webHidden/>
          </w:rPr>
          <w:tab/>
        </w:r>
        <w:r w:rsidR="00AC0741">
          <w:rPr>
            <w:noProof/>
            <w:webHidden/>
          </w:rPr>
          <w:fldChar w:fldCharType="begin"/>
        </w:r>
        <w:r w:rsidR="00AC0741">
          <w:rPr>
            <w:noProof/>
            <w:webHidden/>
          </w:rPr>
          <w:instrText xml:space="preserve"> PAGEREF _Toc2841706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07" w:history="1">
        <w:r w:rsidR="00AC0741" w:rsidRPr="00BE36F6">
          <w:rPr>
            <w:rStyle w:val="Hyperlink"/>
            <w:noProof/>
          </w:rPr>
          <w:t>5.3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Comments</w:t>
        </w:r>
        <w:r w:rsidR="00AC0741">
          <w:rPr>
            <w:noProof/>
            <w:webHidden/>
          </w:rPr>
          <w:tab/>
        </w:r>
        <w:r w:rsidR="00AC0741">
          <w:rPr>
            <w:noProof/>
            <w:webHidden/>
          </w:rPr>
          <w:fldChar w:fldCharType="begin"/>
        </w:r>
        <w:r w:rsidR="00AC0741">
          <w:rPr>
            <w:noProof/>
            <w:webHidden/>
          </w:rPr>
          <w:instrText xml:space="preserve"> PAGEREF _Toc2841707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08" w:history="1">
        <w:r w:rsidR="00AC0741" w:rsidRPr="00BE36F6">
          <w:rPr>
            <w:rStyle w:val="Hyperlink"/>
            <w:noProof/>
          </w:rPr>
          <w:t>5.4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ONF Stereotypes</w:t>
        </w:r>
        <w:r w:rsidR="00AC0741">
          <w:rPr>
            <w:noProof/>
            <w:webHidden/>
          </w:rPr>
          <w:tab/>
        </w:r>
        <w:r w:rsidR="00AC0741">
          <w:rPr>
            <w:noProof/>
            <w:webHidden/>
          </w:rPr>
          <w:fldChar w:fldCharType="begin"/>
        </w:r>
        <w:r w:rsidR="00AC0741">
          <w:rPr>
            <w:noProof/>
            <w:webHidden/>
          </w:rPr>
          <w:instrText xml:space="preserve"> PAGEREF _Toc2841708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09" w:history="1">
        <w:r w:rsidR="00AC0741" w:rsidRPr="00BE36F6">
          <w:rPr>
            <w:rStyle w:val="Hyperlink"/>
            <w:noProof/>
          </w:rPr>
          <w:t>5.4.1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attributeValueChangeNotification</w:t>
        </w:r>
        <w:r w:rsidR="00AC0741">
          <w:rPr>
            <w:noProof/>
            <w:webHidden/>
          </w:rPr>
          <w:tab/>
        </w:r>
        <w:r w:rsidR="00AC0741">
          <w:rPr>
            <w:noProof/>
            <w:webHidden/>
          </w:rPr>
          <w:fldChar w:fldCharType="begin"/>
        </w:r>
        <w:r w:rsidR="00AC0741">
          <w:rPr>
            <w:noProof/>
            <w:webHidden/>
          </w:rPr>
          <w:instrText xml:space="preserve"> PAGEREF _Toc2841709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0" w:history="1">
        <w:r w:rsidR="00AC0741" w:rsidRPr="00BE36F6">
          <w:rPr>
            <w:rStyle w:val="Hyperlink"/>
            <w:noProof/>
          </w:rPr>
          <w:t>5.4.2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objectCreationNotification and objectDeletionNotification</w:t>
        </w:r>
        <w:r w:rsidR="00AC0741">
          <w:rPr>
            <w:noProof/>
            <w:webHidden/>
          </w:rPr>
          <w:tab/>
        </w:r>
        <w:r w:rsidR="00AC0741">
          <w:rPr>
            <w:noProof/>
            <w:webHidden/>
          </w:rPr>
          <w:fldChar w:fldCharType="begin"/>
        </w:r>
        <w:r w:rsidR="00AC0741">
          <w:rPr>
            <w:noProof/>
            <w:webHidden/>
          </w:rPr>
          <w:instrText xml:space="preserve"> PAGEREF _Toc2841710 \h </w:instrText>
        </w:r>
        <w:r w:rsidR="00AC0741">
          <w:rPr>
            <w:noProof/>
            <w:webHidden/>
          </w:rPr>
        </w:r>
        <w:r w:rsidR="00AC0741">
          <w:rPr>
            <w:noProof/>
            <w:webHidden/>
          </w:rPr>
          <w:fldChar w:fldCharType="separate"/>
        </w:r>
        <w:r w:rsidR="00AC0741">
          <w:rPr>
            <w:noProof/>
            <w:webHidden/>
          </w:rPr>
          <w:t>11</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1" w:history="1">
        <w:r w:rsidR="00AC0741" w:rsidRPr="00BE36F6">
          <w:rPr>
            <w:rStyle w:val="Hyperlink"/>
            <w:noProof/>
          </w:rPr>
          <w:t>5.4.3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isInvariant</w:t>
        </w:r>
        <w:r w:rsidR="00AC0741">
          <w:rPr>
            <w:noProof/>
            <w:webHidden/>
          </w:rPr>
          <w:tab/>
        </w:r>
        <w:r w:rsidR="00AC0741">
          <w:rPr>
            <w:noProof/>
            <w:webHidden/>
          </w:rPr>
          <w:fldChar w:fldCharType="begin"/>
        </w:r>
        <w:r w:rsidR="00AC0741">
          <w:rPr>
            <w:noProof/>
            <w:webHidden/>
          </w:rPr>
          <w:instrText xml:space="preserve"> PAGEREF _Toc2841711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2" w:history="1">
        <w:r w:rsidR="00AC0741" w:rsidRPr="00BE36F6">
          <w:rPr>
            <w:rStyle w:val="Hyperlink"/>
            <w:noProof/>
          </w:rPr>
          <w:t>5.4.4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valueRange</w:t>
        </w:r>
        <w:r w:rsidR="00AC0741">
          <w:rPr>
            <w:noProof/>
            <w:webHidden/>
          </w:rPr>
          <w:tab/>
        </w:r>
        <w:r w:rsidR="00AC0741">
          <w:rPr>
            <w:noProof/>
            <w:webHidden/>
          </w:rPr>
          <w:fldChar w:fldCharType="begin"/>
        </w:r>
        <w:r w:rsidR="00AC0741">
          <w:rPr>
            <w:noProof/>
            <w:webHidden/>
          </w:rPr>
          <w:instrText xml:space="preserve"> PAGEREF _Toc2841712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3" w:history="1">
        <w:r w:rsidR="00AC0741" w:rsidRPr="00BE36F6">
          <w:rPr>
            <w:rStyle w:val="Hyperlink"/>
            <w:noProof/>
          </w:rPr>
          <w:t>5.4.5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partOfObjectKey</w:t>
        </w:r>
        <w:r w:rsidR="00AC0741">
          <w:rPr>
            <w:noProof/>
            <w:webHidden/>
          </w:rPr>
          <w:tab/>
        </w:r>
        <w:r w:rsidR="00AC0741">
          <w:rPr>
            <w:noProof/>
            <w:webHidden/>
          </w:rPr>
          <w:fldChar w:fldCharType="begin"/>
        </w:r>
        <w:r w:rsidR="00AC0741">
          <w:rPr>
            <w:noProof/>
            <w:webHidden/>
          </w:rPr>
          <w:instrText xml:space="preserve"> PAGEREF _Toc2841713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4" w:history="1">
        <w:r w:rsidR="00AC0741" w:rsidRPr="00BE36F6">
          <w:rPr>
            <w:rStyle w:val="Hyperlink"/>
            <w:noProof/>
          </w:rPr>
          <w:t>5.4.6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unit</w:t>
        </w:r>
        <w:r w:rsidR="00AC0741">
          <w:rPr>
            <w:noProof/>
            <w:webHidden/>
          </w:rPr>
          <w:tab/>
        </w:r>
        <w:r w:rsidR="00AC0741">
          <w:rPr>
            <w:noProof/>
            <w:webHidden/>
          </w:rPr>
          <w:fldChar w:fldCharType="begin"/>
        </w:r>
        <w:r w:rsidR="00AC0741">
          <w:rPr>
            <w:noProof/>
            <w:webHidden/>
          </w:rPr>
          <w:instrText xml:space="preserve"> PAGEREF _Toc2841714 \h </w:instrText>
        </w:r>
        <w:r w:rsidR="00AC0741">
          <w:rPr>
            <w:noProof/>
            <w:webHidden/>
          </w:rPr>
        </w:r>
        <w:r w:rsidR="00AC0741">
          <w:rPr>
            <w:noProof/>
            <w:webHidden/>
          </w:rPr>
          <w:fldChar w:fldCharType="separate"/>
        </w:r>
        <w:r w:rsidR="00AC0741">
          <w:rPr>
            <w:noProof/>
            <w:webHidden/>
          </w:rPr>
          <w:t>12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5" w:history="1">
        <w:r w:rsidR="00AC0741" w:rsidRPr="00BE36F6">
          <w:rPr>
            <w:rStyle w:val="Hyperlink"/>
            <w:noProof/>
          </w:rPr>
          <w:t>5.4.7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Support Qualifier</w:t>
        </w:r>
        <w:r w:rsidR="00AC0741">
          <w:rPr>
            <w:noProof/>
            <w:webHidden/>
          </w:rPr>
          <w:tab/>
        </w:r>
        <w:r w:rsidR="00AC0741">
          <w:rPr>
            <w:noProof/>
            <w:webHidden/>
          </w:rPr>
          <w:fldChar w:fldCharType="begin"/>
        </w:r>
        <w:r w:rsidR="00AC0741">
          <w:rPr>
            <w:noProof/>
            <w:webHidden/>
          </w:rPr>
          <w:instrText xml:space="preserve"> PAGEREF _Toc2841715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6" w:history="1">
        <w:r w:rsidR="00AC0741" w:rsidRPr="00BE36F6">
          <w:rPr>
            <w:rStyle w:val="Hyperlink"/>
            <w:noProof/>
          </w:rPr>
          <w:t>5.4.8</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bitLength</w:t>
        </w:r>
        <w:r w:rsidR="00AC0741">
          <w:rPr>
            <w:noProof/>
            <w:webHidden/>
          </w:rPr>
          <w:tab/>
        </w:r>
        <w:r w:rsidR="00AC0741">
          <w:rPr>
            <w:noProof/>
            <w:webHidden/>
          </w:rPr>
          <w:fldChar w:fldCharType="begin"/>
        </w:r>
        <w:r w:rsidR="00AC0741">
          <w:rPr>
            <w:noProof/>
            <w:webHidden/>
          </w:rPr>
          <w:instrText xml:space="preserve"> PAGEREF _Toc2841716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17" w:history="1">
        <w:r w:rsidR="00AC0741" w:rsidRPr="00BE36F6">
          <w:rPr>
            <w:rStyle w:val="Hyperlink"/>
            <w:noProof/>
          </w:rPr>
          <w:t>5.4.9</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Unsigned, Encoding and Counter</w:t>
        </w:r>
        <w:r w:rsidR="00AC0741">
          <w:rPr>
            <w:noProof/>
            <w:webHidden/>
          </w:rPr>
          <w:tab/>
        </w:r>
        <w:r w:rsidR="00AC0741">
          <w:rPr>
            <w:noProof/>
            <w:webHidden/>
          </w:rPr>
          <w:fldChar w:fldCharType="begin"/>
        </w:r>
        <w:r w:rsidR="00AC0741">
          <w:rPr>
            <w:noProof/>
            <w:webHidden/>
          </w:rPr>
          <w:instrText xml:space="preserve"> PAGEREF _Toc2841717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18" w:history="1">
        <w:r w:rsidR="00AC0741" w:rsidRPr="00BE36F6">
          <w:rPr>
            <w:rStyle w:val="Hyperlink"/>
            <w:noProof/>
          </w:rPr>
          <w:t>6</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Special elements</w:t>
        </w:r>
        <w:r w:rsidR="00AC0741">
          <w:rPr>
            <w:noProof/>
            <w:webHidden/>
          </w:rPr>
          <w:tab/>
        </w:r>
        <w:r w:rsidR="00AC0741">
          <w:rPr>
            <w:noProof/>
            <w:webHidden/>
          </w:rPr>
          <w:fldChar w:fldCharType="begin"/>
        </w:r>
        <w:r w:rsidR="00AC0741">
          <w:rPr>
            <w:noProof/>
            <w:webHidden/>
          </w:rPr>
          <w:instrText xml:space="preserve"> PAGEREF _Toc2841718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19" w:history="1">
        <w:r w:rsidR="00AC0741" w:rsidRPr="00BE36F6">
          <w:rPr>
            <w:rStyle w:val="Hyperlink"/>
            <w:noProof/>
          </w:rPr>
          <w:t>6.1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PMD Definitions</w:t>
        </w:r>
        <w:r w:rsidR="00AC0741">
          <w:rPr>
            <w:noProof/>
            <w:webHidden/>
          </w:rPr>
          <w:tab/>
        </w:r>
        <w:r w:rsidR="00AC0741">
          <w:rPr>
            <w:noProof/>
            <w:webHidden/>
          </w:rPr>
          <w:fldChar w:fldCharType="begin"/>
        </w:r>
        <w:r w:rsidR="00AC0741">
          <w:rPr>
            <w:noProof/>
            <w:webHidden/>
          </w:rPr>
          <w:instrText xml:space="preserve"> PAGEREF _Toc2841719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0" w:history="1">
        <w:r w:rsidR="00AC0741" w:rsidRPr="00BE36F6">
          <w:rPr>
            <w:rStyle w:val="Hyperlink"/>
            <w:noProof/>
          </w:rPr>
          <w:t>6.2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Shared *_Pacs</w:t>
        </w:r>
        <w:r w:rsidR="00AC0741">
          <w:rPr>
            <w:noProof/>
            <w:webHidden/>
          </w:rPr>
          <w:tab/>
        </w:r>
        <w:r w:rsidR="00AC0741">
          <w:rPr>
            <w:noProof/>
            <w:webHidden/>
          </w:rPr>
          <w:fldChar w:fldCharType="begin"/>
        </w:r>
        <w:r w:rsidR="00AC0741">
          <w:rPr>
            <w:noProof/>
            <w:webHidden/>
          </w:rPr>
          <w:instrText xml:space="preserve"> PAGEREF _Toc2841720 \h </w:instrText>
        </w:r>
        <w:r w:rsidR="00AC0741">
          <w:rPr>
            <w:noProof/>
            <w:webHidden/>
          </w:rPr>
        </w:r>
        <w:r w:rsidR="00AC0741">
          <w:rPr>
            <w:noProof/>
            <w:webHidden/>
          </w:rPr>
          <w:fldChar w:fldCharType="separate"/>
        </w:r>
        <w:r w:rsidR="00AC0741">
          <w:rPr>
            <w:noProof/>
            <w:webHidden/>
          </w:rPr>
          <w:t>13</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1" w:history="1">
        <w:r w:rsidR="00AC0741" w:rsidRPr="00BE36F6">
          <w:rPr>
            <w:rStyle w:val="Hyperlink"/>
            <w:noProof/>
          </w:rPr>
          <w:t>6.3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Problem Definitions, Associations and Inheritances</w:t>
        </w:r>
        <w:r w:rsidR="00AC0741">
          <w:rPr>
            <w:noProof/>
            <w:webHidden/>
          </w:rPr>
          <w:tab/>
        </w:r>
        <w:r w:rsidR="00AC0741">
          <w:rPr>
            <w:noProof/>
            <w:webHidden/>
          </w:rPr>
          <w:fldChar w:fldCharType="begin"/>
        </w:r>
        <w:r w:rsidR="00AC0741">
          <w:rPr>
            <w:noProof/>
            <w:webHidden/>
          </w:rPr>
          <w:instrText xml:space="preserve"> PAGEREF _Toc2841721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2" w:history="1">
        <w:r w:rsidR="00AC0741" w:rsidRPr="00BE36F6">
          <w:rPr>
            <w:rStyle w:val="Hyperlink"/>
            <w:noProof/>
          </w:rPr>
          <w:t>6.4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Performance Values</w:t>
        </w:r>
        <w:r w:rsidR="00AC0741">
          <w:rPr>
            <w:noProof/>
            <w:webHidden/>
          </w:rPr>
          <w:tab/>
        </w:r>
        <w:r w:rsidR="00AC0741">
          <w:rPr>
            <w:noProof/>
            <w:webHidden/>
          </w:rPr>
          <w:fldChar w:fldCharType="begin"/>
        </w:r>
        <w:r w:rsidR="00AC0741">
          <w:rPr>
            <w:noProof/>
            <w:webHidden/>
          </w:rPr>
          <w:instrText xml:space="preserve"> PAGEREF _Toc2841722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3" w:history="1">
        <w:r w:rsidR="00AC0741" w:rsidRPr="00BE36F6">
          <w:rPr>
            <w:rStyle w:val="Hyperlink"/>
            <w:noProof/>
          </w:rPr>
          <w:t>6.5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Maintenance Attributes</w:t>
        </w:r>
        <w:r w:rsidR="00AC0741">
          <w:rPr>
            <w:noProof/>
            <w:webHidden/>
          </w:rPr>
          <w:tab/>
        </w:r>
        <w:r w:rsidR="00AC0741">
          <w:rPr>
            <w:noProof/>
            <w:webHidden/>
          </w:rPr>
          <w:fldChar w:fldCharType="begin"/>
        </w:r>
        <w:r w:rsidR="00AC0741">
          <w:rPr>
            <w:noProof/>
            <w:webHidden/>
          </w:rPr>
          <w:instrText xml:space="preserve"> PAGEREF _Toc2841723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4" w:history="1">
        <w:r w:rsidR="00AC0741" w:rsidRPr="00BE36F6">
          <w:rPr>
            <w:rStyle w:val="Hyperlink"/>
            <w:noProof/>
          </w:rPr>
          <w:t>6.6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Transce</w:t>
        </w:r>
        <w:r w:rsidR="00AC0741" w:rsidRPr="00BE36F6">
          <w:rPr>
            <w:rStyle w:val="Hyperlink"/>
            <w:noProof/>
          </w:rPr>
          <w:t>i</w:t>
        </w:r>
        <w:r w:rsidR="00AC0741" w:rsidRPr="00BE36F6">
          <w:rPr>
            <w:rStyle w:val="Hyperlink"/>
            <w:noProof/>
          </w:rPr>
          <w:t>ver Information</w:t>
        </w:r>
        <w:r w:rsidR="00AC0741">
          <w:rPr>
            <w:noProof/>
            <w:webHidden/>
          </w:rPr>
          <w:tab/>
        </w:r>
        <w:r w:rsidR="00AC0741">
          <w:rPr>
            <w:noProof/>
            <w:webHidden/>
          </w:rPr>
          <w:fldChar w:fldCharType="begin"/>
        </w:r>
        <w:r w:rsidR="00AC0741">
          <w:rPr>
            <w:noProof/>
            <w:webHidden/>
          </w:rPr>
          <w:instrText xml:space="preserve"> PAGEREF _Toc2841724 \h </w:instrText>
        </w:r>
        <w:r w:rsidR="00AC0741">
          <w:rPr>
            <w:noProof/>
            <w:webHidden/>
          </w:rPr>
        </w:r>
        <w:r w:rsidR="00AC0741">
          <w:rPr>
            <w:noProof/>
            <w:webHidden/>
          </w:rPr>
          <w:fldChar w:fldCharType="separate"/>
        </w:r>
        <w:r w:rsidR="00AC0741">
          <w:rPr>
            <w:noProof/>
            <w:webHidden/>
          </w:rPr>
          <w:t>14</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5" w:history="1">
        <w:r w:rsidR="00AC0741" w:rsidRPr="00BE36F6">
          <w:rPr>
            <w:rStyle w:val="Hyperlink"/>
            <w:noProof/>
          </w:rPr>
          <w:t>6.7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Expected Transceiver</w:t>
        </w:r>
        <w:r w:rsidR="00AC0741">
          <w:rPr>
            <w:noProof/>
            <w:webHidden/>
          </w:rPr>
          <w:tab/>
        </w:r>
        <w:r w:rsidR="00AC0741">
          <w:rPr>
            <w:noProof/>
            <w:webHidden/>
          </w:rPr>
          <w:fldChar w:fldCharType="begin"/>
        </w:r>
        <w:r w:rsidR="00AC0741">
          <w:rPr>
            <w:noProof/>
            <w:webHidden/>
          </w:rPr>
          <w:instrText xml:space="preserve"> PAGEREF _Toc2841725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26" w:history="1">
        <w:r w:rsidR="00AC0741" w:rsidRPr="00BE36F6">
          <w:rPr>
            <w:rStyle w:val="Hyperlink"/>
            <w:noProof/>
          </w:rPr>
          <w:t>7</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Attachment to the Core Information Model</w:t>
        </w:r>
        <w:r w:rsidR="00AC0741">
          <w:rPr>
            <w:noProof/>
            <w:webHidden/>
          </w:rPr>
          <w:tab/>
        </w:r>
        <w:r w:rsidR="00AC0741">
          <w:rPr>
            <w:noProof/>
            <w:webHidden/>
          </w:rPr>
          <w:fldChar w:fldCharType="begin"/>
        </w:r>
        <w:r w:rsidR="00AC0741">
          <w:rPr>
            <w:noProof/>
            <w:webHidden/>
          </w:rPr>
          <w:instrText xml:space="preserve"> PAGEREF _Toc2841726 \h </w:instrText>
        </w:r>
        <w:r w:rsidR="00AC0741">
          <w:rPr>
            <w:noProof/>
            <w:webHidden/>
          </w:rPr>
        </w:r>
        <w:r w:rsidR="00AC0741">
          <w:rPr>
            <w:noProof/>
            <w:webHidden/>
          </w:rPr>
          <w:fldChar w:fldCharType="separate"/>
        </w:r>
        <w:r w:rsidR="00AC0741">
          <w:rPr>
            <w:noProof/>
            <w:webHidden/>
          </w:rPr>
          <w:t>17</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27" w:history="1">
        <w:r w:rsidR="00AC0741" w:rsidRPr="00BE36F6">
          <w:rPr>
            <w:rStyle w:val="Hyperlink"/>
            <w:noProof/>
          </w:rPr>
          <w:t>7.1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Attachment of *_Pacs</w:t>
        </w:r>
        <w:r w:rsidR="00AC0741">
          <w:rPr>
            <w:noProof/>
            <w:webHidden/>
          </w:rPr>
          <w:tab/>
        </w:r>
        <w:r w:rsidR="00AC0741">
          <w:rPr>
            <w:noProof/>
            <w:webHidden/>
          </w:rPr>
          <w:fldChar w:fldCharType="begin"/>
        </w:r>
        <w:r w:rsidR="00AC0741">
          <w:rPr>
            <w:noProof/>
            <w:webHidden/>
          </w:rPr>
          <w:instrText xml:space="preserve"> PAGEREF _Toc2841727 \h </w:instrText>
        </w:r>
        <w:r w:rsidR="00AC0741">
          <w:rPr>
            <w:noProof/>
            <w:webHidden/>
          </w:rPr>
        </w:r>
        <w:r w:rsidR="00AC0741">
          <w:rPr>
            <w:noProof/>
            <w:webHidden/>
          </w:rPr>
          <w:fldChar w:fldCharType="separate"/>
        </w:r>
        <w:r w:rsidR="00AC0741">
          <w:rPr>
            <w:noProof/>
            <w:webHidden/>
          </w:rPr>
          <w:t>19</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28" w:history="1">
        <w:r w:rsidR="00AC0741" w:rsidRPr="00BE36F6">
          <w:rPr>
            <w:rStyle w:val="Hyperlink"/>
            <w:noProof/>
          </w:rPr>
          <w:t>8</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Non-Backward Compatibility of the next Version</w:t>
        </w:r>
        <w:r w:rsidR="00AC0741">
          <w:rPr>
            <w:noProof/>
            <w:webHidden/>
          </w:rPr>
          <w:tab/>
        </w:r>
        <w:r w:rsidR="00AC0741">
          <w:rPr>
            <w:noProof/>
            <w:webHidden/>
          </w:rPr>
          <w:fldChar w:fldCharType="begin"/>
        </w:r>
        <w:r w:rsidR="00AC0741">
          <w:rPr>
            <w:noProof/>
            <w:webHidden/>
          </w:rPr>
          <w:instrText xml:space="preserve"> PAGEREF _Toc2841728 \h </w:instrText>
        </w:r>
        <w:r w:rsidR="00AC0741">
          <w:rPr>
            <w:noProof/>
            <w:webHidden/>
          </w:rPr>
        </w:r>
        <w:r w:rsidR="00AC0741">
          <w:rPr>
            <w:noProof/>
            <w:webHidden/>
          </w:rPr>
          <w:fldChar w:fldCharType="separate"/>
        </w:r>
        <w:r w:rsidR="00AC0741">
          <w:rPr>
            <w:noProof/>
            <w:webHidden/>
          </w:rPr>
          <w:t>19</w:t>
        </w:r>
        <w:r w:rsidR="00AC0741">
          <w:rPr>
            <w:noProof/>
            <w:webHidden/>
          </w:rPr>
          <w:fldChar w:fldCharType="end"/>
        </w:r>
      </w:hyperlink>
    </w:p>
    <w:p w:rsidR="00AC0741" w:rsidRDefault="002679F3">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841729" w:history="1">
        <w:r w:rsidR="00AC0741" w:rsidRPr="00BE36F6">
          <w:rPr>
            <w:rStyle w:val="Hyperlink"/>
            <w:noProof/>
          </w:rPr>
          <w:t>9</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Future Work</w:t>
        </w:r>
        <w:r w:rsidR="00AC0741">
          <w:rPr>
            <w:noProof/>
            <w:webHidden/>
          </w:rPr>
          <w:tab/>
        </w:r>
        <w:r w:rsidR="00AC0741">
          <w:rPr>
            <w:noProof/>
            <w:webHidden/>
          </w:rPr>
          <w:fldChar w:fldCharType="begin"/>
        </w:r>
        <w:r w:rsidR="00AC0741">
          <w:rPr>
            <w:noProof/>
            <w:webHidden/>
          </w:rPr>
          <w:instrText xml:space="preserve"> PAGEREF _Toc2841729 \h </w:instrText>
        </w:r>
        <w:r w:rsidR="00AC0741">
          <w:rPr>
            <w:noProof/>
            <w:webHidden/>
          </w:rPr>
        </w:r>
        <w:r w:rsidR="00AC0741">
          <w:rPr>
            <w:noProof/>
            <w:webHidden/>
          </w:rPr>
          <w:fldChar w:fldCharType="separate"/>
        </w:r>
        <w:r w:rsidR="00AC0741">
          <w:rPr>
            <w:noProof/>
            <w:webHidden/>
          </w:rPr>
          <w:t>20</w:t>
        </w:r>
        <w:r w:rsidR="00AC0741">
          <w:rPr>
            <w:noProof/>
            <w:webHidden/>
          </w:rPr>
          <w:fldChar w:fldCharType="end"/>
        </w:r>
      </w:hyperlink>
    </w:p>
    <w:p w:rsidR="00AC0741" w:rsidRDefault="002679F3">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0" w:history="1">
        <w:r w:rsidR="00AC0741" w:rsidRPr="00BE36F6">
          <w:rPr>
            <w:rStyle w:val="Hyperlink"/>
            <w:noProof/>
          </w:rPr>
          <w:t>10</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 xml:space="preserve">UML </w:t>
        </w:r>
        <w:r w:rsidR="00AC0741" w:rsidRPr="00BE36F6">
          <w:rPr>
            <w:rStyle w:val="Hyperlink"/>
            <w:noProof/>
            <w:highlight w:val="yellow"/>
          </w:rPr>
          <w:t>Model Files</w:t>
        </w:r>
        <w:r w:rsidR="00AC0741">
          <w:rPr>
            <w:noProof/>
            <w:webHidden/>
          </w:rPr>
          <w:tab/>
        </w:r>
        <w:r w:rsidR="00AC0741">
          <w:rPr>
            <w:noProof/>
            <w:webHidden/>
          </w:rPr>
          <w:fldChar w:fldCharType="begin"/>
        </w:r>
        <w:r w:rsidR="00AC0741">
          <w:rPr>
            <w:noProof/>
            <w:webHidden/>
          </w:rPr>
          <w:instrText xml:space="preserve"> PAGEREF _Toc2841730 \h </w:instrText>
        </w:r>
        <w:r w:rsidR="00AC0741">
          <w:rPr>
            <w:noProof/>
            <w:webHidden/>
          </w:rPr>
        </w:r>
        <w:r w:rsidR="00AC0741">
          <w:rPr>
            <w:noProof/>
            <w:webHidden/>
          </w:rPr>
          <w:fldChar w:fldCharType="separate"/>
        </w:r>
        <w:r w:rsidR="00AC0741">
          <w:rPr>
            <w:noProof/>
            <w:webHidden/>
          </w:rPr>
          <w:t>20</w:t>
        </w:r>
        <w:r w:rsidR="00AC0741">
          <w:rPr>
            <w:noProof/>
            <w:webHidden/>
          </w:rPr>
          <w:fldChar w:fldCharType="end"/>
        </w:r>
      </w:hyperlink>
    </w:p>
    <w:p w:rsidR="00AC0741" w:rsidRDefault="002679F3">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1" w:history="1">
        <w:r w:rsidR="00AC0741" w:rsidRPr="00BE36F6">
          <w:rPr>
            <w:rStyle w:val="Hyperlink"/>
            <w:noProof/>
          </w:rPr>
          <w:t>11</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YANG Model Files</w:t>
        </w:r>
        <w:r w:rsidR="00AC0741">
          <w:rPr>
            <w:noProof/>
            <w:webHidden/>
          </w:rPr>
          <w:tab/>
        </w:r>
        <w:r w:rsidR="00AC0741">
          <w:rPr>
            <w:noProof/>
            <w:webHidden/>
          </w:rPr>
          <w:fldChar w:fldCharType="begin"/>
        </w:r>
        <w:r w:rsidR="00AC0741">
          <w:rPr>
            <w:noProof/>
            <w:webHidden/>
          </w:rPr>
          <w:instrText xml:space="preserve"> PAGEREF _Toc2841731 \h </w:instrText>
        </w:r>
        <w:r w:rsidR="00AC0741">
          <w:rPr>
            <w:noProof/>
            <w:webHidden/>
          </w:rPr>
        </w:r>
        <w:r w:rsidR="00AC0741">
          <w:rPr>
            <w:noProof/>
            <w:webHidden/>
          </w:rPr>
          <w:fldChar w:fldCharType="separate"/>
        </w:r>
        <w:r w:rsidR="00AC0741">
          <w:rPr>
            <w:noProof/>
            <w:webHidden/>
          </w:rPr>
          <w:t>20</w:t>
        </w:r>
        <w:r w:rsidR="00AC0741">
          <w:rPr>
            <w:noProof/>
            <w:webHidden/>
          </w:rPr>
          <w:fldChar w:fldCharType="end"/>
        </w:r>
      </w:hyperlink>
    </w:p>
    <w:p w:rsidR="00AC0741" w:rsidRDefault="002679F3">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2" w:history="1">
        <w:r w:rsidR="00AC0741" w:rsidRPr="00BE36F6">
          <w:rPr>
            <w:rStyle w:val="Hyperlink"/>
            <w:noProof/>
          </w:rPr>
          <w:t>12</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Interface Simulator</w:t>
        </w:r>
        <w:r w:rsidR="00AC0741">
          <w:rPr>
            <w:noProof/>
            <w:webHidden/>
          </w:rPr>
          <w:tab/>
        </w:r>
        <w:r w:rsidR="00AC0741">
          <w:rPr>
            <w:noProof/>
            <w:webHidden/>
          </w:rPr>
          <w:fldChar w:fldCharType="begin"/>
        </w:r>
        <w:r w:rsidR="00AC0741">
          <w:rPr>
            <w:noProof/>
            <w:webHidden/>
          </w:rPr>
          <w:instrText xml:space="preserve"> PAGEREF _Toc2841732 \h </w:instrText>
        </w:r>
        <w:r w:rsidR="00AC0741">
          <w:rPr>
            <w:noProof/>
            <w:webHidden/>
          </w:rPr>
        </w:r>
        <w:r w:rsidR="00AC0741">
          <w:rPr>
            <w:noProof/>
            <w:webHidden/>
          </w:rPr>
          <w:fldChar w:fldCharType="separate"/>
        </w:r>
        <w:r w:rsidR="00AC0741">
          <w:rPr>
            <w:noProof/>
            <w:webHidden/>
          </w:rPr>
          <w:t>21</w:t>
        </w:r>
        <w:r w:rsidR="00AC0741">
          <w:rPr>
            <w:noProof/>
            <w:webHidden/>
          </w:rPr>
          <w:fldChar w:fldCharType="end"/>
        </w:r>
      </w:hyperlink>
    </w:p>
    <w:p w:rsidR="00AC0741" w:rsidRDefault="002679F3">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33" w:history="1">
        <w:r w:rsidR="00AC0741" w:rsidRPr="00BE36F6">
          <w:rPr>
            <w:rStyle w:val="Hyperlink"/>
            <w:noProof/>
          </w:rPr>
          <w:t>13</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Data Dictionary</w:t>
        </w:r>
        <w:r w:rsidR="00AC0741">
          <w:rPr>
            <w:noProof/>
            <w:webHidden/>
          </w:rPr>
          <w:tab/>
        </w:r>
        <w:r w:rsidR="00AC0741">
          <w:rPr>
            <w:noProof/>
            <w:webHidden/>
          </w:rPr>
          <w:fldChar w:fldCharType="begin"/>
        </w:r>
        <w:r w:rsidR="00AC0741">
          <w:rPr>
            <w:noProof/>
            <w:webHidden/>
          </w:rPr>
          <w:instrText xml:space="preserve"> PAGEREF _Toc2841733 \h </w:instrText>
        </w:r>
        <w:r w:rsidR="00AC0741">
          <w:rPr>
            <w:noProof/>
            <w:webHidden/>
          </w:rPr>
        </w:r>
        <w:r w:rsidR="00AC0741">
          <w:rPr>
            <w:noProof/>
            <w:webHidden/>
          </w:rPr>
          <w:fldChar w:fldCharType="separate"/>
        </w:r>
        <w:r w:rsidR="00AC0741">
          <w:rPr>
            <w:noProof/>
            <w:webHidden/>
          </w:rPr>
          <w:t>21</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34" w:history="1">
        <w:r w:rsidR="00AC0741" w:rsidRPr="00BE36F6">
          <w:rPr>
            <w:rStyle w:val="Hyperlink"/>
            <w:noProof/>
          </w:rPr>
          <w:t>13.1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WireInterface_Pac</w:t>
        </w:r>
        <w:r w:rsidR="00AC0741">
          <w:rPr>
            <w:noProof/>
            <w:webHidden/>
          </w:rPr>
          <w:tab/>
        </w:r>
        <w:r w:rsidR="00AC0741">
          <w:rPr>
            <w:noProof/>
            <w:webHidden/>
          </w:rPr>
          <w:fldChar w:fldCharType="begin"/>
        </w:r>
        <w:r w:rsidR="00AC0741">
          <w:rPr>
            <w:noProof/>
            <w:webHidden/>
          </w:rPr>
          <w:instrText xml:space="preserve"> PAGEREF _Toc2841734 \h </w:instrText>
        </w:r>
        <w:r w:rsidR="00AC0741">
          <w:rPr>
            <w:noProof/>
            <w:webHidden/>
          </w:rPr>
        </w:r>
        <w:r w:rsidR="00AC0741">
          <w:rPr>
            <w:noProof/>
            <w:webHidden/>
          </w:rPr>
          <w:fldChar w:fldCharType="separate"/>
        </w:r>
        <w:r w:rsidR="00AC0741">
          <w:rPr>
            <w:noProof/>
            <w:webHidden/>
          </w:rPr>
          <w:t>22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35" w:history="1">
        <w:r w:rsidR="00AC0741" w:rsidRPr="00BE36F6">
          <w:rPr>
            <w:rStyle w:val="Hyperlink"/>
            <w:noProof/>
          </w:rPr>
          <w:t>13.1.1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WireInterface_Pac</w:t>
        </w:r>
        <w:r w:rsidR="00AC0741">
          <w:rPr>
            <w:noProof/>
            <w:webHidden/>
          </w:rPr>
          <w:tab/>
        </w:r>
        <w:r w:rsidR="00AC0741">
          <w:rPr>
            <w:noProof/>
            <w:webHidden/>
          </w:rPr>
          <w:fldChar w:fldCharType="begin"/>
        </w:r>
        <w:r w:rsidR="00AC0741">
          <w:rPr>
            <w:noProof/>
            <w:webHidden/>
          </w:rPr>
          <w:instrText xml:space="preserve"> PAGEREF _Toc2841735 \h </w:instrText>
        </w:r>
        <w:r w:rsidR="00AC0741">
          <w:rPr>
            <w:noProof/>
            <w:webHidden/>
          </w:rPr>
        </w:r>
        <w:r w:rsidR="00AC0741">
          <w:rPr>
            <w:noProof/>
            <w:webHidden/>
          </w:rPr>
          <w:fldChar w:fldCharType="separate"/>
        </w:r>
        <w:r w:rsidR="00AC0741">
          <w:rPr>
            <w:noProof/>
            <w:webHidden/>
          </w:rPr>
          <w:t>23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36" w:history="1">
        <w:r w:rsidR="00AC0741" w:rsidRPr="00BE36F6">
          <w:rPr>
            <w:rStyle w:val="Hyperlink"/>
            <w:noProof/>
          </w:rPr>
          <w:t>13.1.2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WireInterfaceConfiguration</w:t>
        </w:r>
        <w:r w:rsidR="00AC0741">
          <w:rPr>
            <w:noProof/>
            <w:webHidden/>
          </w:rPr>
          <w:tab/>
        </w:r>
        <w:r w:rsidR="00AC0741">
          <w:rPr>
            <w:noProof/>
            <w:webHidden/>
          </w:rPr>
          <w:fldChar w:fldCharType="begin"/>
        </w:r>
        <w:r w:rsidR="00AC0741">
          <w:rPr>
            <w:noProof/>
            <w:webHidden/>
          </w:rPr>
          <w:instrText xml:space="preserve"> PAGEREF _Toc2841736 \h </w:instrText>
        </w:r>
        <w:r w:rsidR="00AC0741">
          <w:rPr>
            <w:noProof/>
            <w:webHidden/>
          </w:rPr>
        </w:r>
        <w:r w:rsidR="00AC0741">
          <w:rPr>
            <w:noProof/>
            <w:webHidden/>
          </w:rPr>
          <w:fldChar w:fldCharType="separate"/>
        </w:r>
        <w:r w:rsidR="00AC0741">
          <w:rPr>
            <w:noProof/>
            <w:webHidden/>
          </w:rPr>
          <w:t>24</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37" w:history="1">
        <w:r w:rsidR="00AC0741" w:rsidRPr="00BE36F6">
          <w:rPr>
            <w:rStyle w:val="Hyperlink"/>
            <w:noProof/>
          </w:rPr>
          <w:t>13.1.3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WireInterfaceCurrentProblems</w:t>
        </w:r>
        <w:r w:rsidR="00AC0741">
          <w:rPr>
            <w:noProof/>
            <w:webHidden/>
          </w:rPr>
          <w:tab/>
        </w:r>
        <w:r w:rsidR="00AC0741">
          <w:rPr>
            <w:noProof/>
            <w:webHidden/>
          </w:rPr>
          <w:fldChar w:fldCharType="begin"/>
        </w:r>
        <w:r w:rsidR="00AC0741">
          <w:rPr>
            <w:noProof/>
            <w:webHidden/>
          </w:rPr>
          <w:instrText xml:space="preserve"> PAGEREF _Toc2841737 \h </w:instrText>
        </w:r>
        <w:r w:rsidR="00AC0741">
          <w:rPr>
            <w:noProof/>
            <w:webHidden/>
          </w:rPr>
        </w:r>
        <w:r w:rsidR="00AC0741">
          <w:rPr>
            <w:noProof/>
            <w:webHidden/>
          </w:rPr>
          <w:fldChar w:fldCharType="separate"/>
        </w:r>
        <w:r w:rsidR="00AC0741">
          <w:rPr>
            <w:noProof/>
            <w:webHidden/>
          </w:rPr>
          <w:t>29</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38" w:history="1">
        <w:r w:rsidR="00AC0741" w:rsidRPr="00BE36F6">
          <w:rPr>
            <w:rStyle w:val="Hyperlink"/>
            <w:noProof/>
          </w:rPr>
          <w:t>13.1.4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WireInterfaceCurrentPerformance</w:t>
        </w:r>
        <w:r w:rsidR="00AC0741">
          <w:rPr>
            <w:noProof/>
            <w:webHidden/>
          </w:rPr>
          <w:tab/>
        </w:r>
        <w:r w:rsidR="00AC0741">
          <w:rPr>
            <w:noProof/>
            <w:webHidden/>
          </w:rPr>
          <w:fldChar w:fldCharType="begin"/>
        </w:r>
        <w:r w:rsidR="00AC0741">
          <w:rPr>
            <w:noProof/>
            <w:webHidden/>
          </w:rPr>
          <w:instrText xml:space="preserve"> PAGEREF _Toc2841738 \h </w:instrText>
        </w:r>
        <w:r w:rsidR="00AC0741">
          <w:rPr>
            <w:noProof/>
            <w:webHidden/>
          </w:rPr>
        </w:r>
        <w:r w:rsidR="00AC0741">
          <w:rPr>
            <w:noProof/>
            <w:webHidden/>
          </w:rPr>
          <w:fldChar w:fldCharType="separate"/>
        </w:r>
        <w:r w:rsidR="00AC0741">
          <w:rPr>
            <w:noProof/>
            <w:webHidden/>
          </w:rPr>
          <w:t>30</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39" w:history="1">
        <w:r w:rsidR="00AC0741" w:rsidRPr="00BE36F6">
          <w:rPr>
            <w:rStyle w:val="Hyperlink"/>
            <w:noProof/>
          </w:rPr>
          <w:t>13.1.5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WireInterfaceHistoricalPerformances</w:t>
        </w:r>
        <w:r w:rsidR="00AC0741">
          <w:rPr>
            <w:noProof/>
            <w:webHidden/>
          </w:rPr>
          <w:tab/>
        </w:r>
        <w:r w:rsidR="00AC0741">
          <w:rPr>
            <w:noProof/>
            <w:webHidden/>
          </w:rPr>
          <w:fldChar w:fldCharType="begin"/>
        </w:r>
        <w:r w:rsidR="00AC0741">
          <w:rPr>
            <w:noProof/>
            <w:webHidden/>
          </w:rPr>
          <w:instrText xml:space="preserve"> PAGEREF _Toc2841739 \h </w:instrText>
        </w:r>
        <w:r w:rsidR="00AC0741">
          <w:rPr>
            <w:noProof/>
            <w:webHidden/>
          </w:rPr>
        </w:r>
        <w:r w:rsidR="00AC0741">
          <w:rPr>
            <w:noProof/>
            <w:webHidden/>
          </w:rPr>
          <w:fldChar w:fldCharType="separate"/>
        </w:r>
        <w:r w:rsidR="00AC0741">
          <w:rPr>
            <w:noProof/>
            <w:webHidden/>
          </w:rPr>
          <w:t>30</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0" w:history="1">
        <w:r w:rsidR="00AC0741" w:rsidRPr="00BE36F6">
          <w:rPr>
            <w:rStyle w:val="Hyperlink"/>
            <w:noProof/>
          </w:rPr>
          <w:t>13.1.6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WireInterfaceCapability</w:t>
        </w:r>
        <w:r w:rsidR="00AC0741">
          <w:rPr>
            <w:noProof/>
            <w:webHidden/>
          </w:rPr>
          <w:tab/>
        </w:r>
        <w:r w:rsidR="00AC0741">
          <w:rPr>
            <w:noProof/>
            <w:webHidden/>
          </w:rPr>
          <w:fldChar w:fldCharType="begin"/>
        </w:r>
        <w:r w:rsidR="00AC0741">
          <w:rPr>
            <w:noProof/>
            <w:webHidden/>
          </w:rPr>
          <w:instrText xml:space="preserve"> PAGEREF _Toc2841740 \h </w:instrText>
        </w:r>
        <w:r w:rsidR="00AC0741">
          <w:rPr>
            <w:noProof/>
            <w:webHidden/>
          </w:rPr>
        </w:r>
        <w:r w:rsidR="00AC0741">
          <w:rPr>
            <w:noProof/>
            <w:webHidden/>
          </w:rPr>
          <w:fldChar w:fldCharType="separate"/>
        </w:r>
        <w:r w:rsidR="00AC0741">
          <w:rPr>
            <w:noProof/>
            <w:webHidden/>
          </w:rPr>
          <w:t>31</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1" w:history="1">
        <w:r w:rsidR="00AC0741" w:rsidRPr="00BE36F6">
          <w:rPr>
            <w:rStyle w:val="Hyperlink"/>
            <w:noProof/>
          </w:rPr>
          <w:t>13.1.7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WireInterfaceStatus</w:t>
        </w:r>
        <w:r w:rsidR="00AC0741">
          <w:rPr>
            <w:noProof/>
            <w:webHidden/>
          </w:rPr>
          <w:tab/>
        </w:r>
        <w:r w:rsidR="00AC0741">
          <w:rPr>
            <w:noProof/>
            <w:webHidden/>
          </w:rPr>
          <w:fldChar w:fldCharType="begin"/>
        </w:r>
        <w:r w:rsidR="00AC0741">
          <w:rPr>
            <w:noProof/>
            <w:webHidden/>
          </w:rPr>
          <w:instrText xml:space="preserve"> PAGEREF _Toc2841741 \h </w:instrText>
        </w:r>
        <w:r w:rsidR="00AC0741">
          <w:rPr>
            <w:noProof/>
            <w:webHidden/>
          </w:rPr>
        </w:r>
        <w:r w:rsidR="00AC0741">
          <w:rPr>
            <w:noProof/>
            <w:webHidden/>
          </w:rPr>
          <w:fldChar w:fldCharType="separate"/>
        </w:r>
        <w:r w:rsidR="00AC0741">
          <w:rPr>
            <w:noProof/>
            <w:webHidden/>
          </w:rPr>
          <w:t>36</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42" w:history="1">
        <w:r w:rsidR="00AC0741" w:rsidRPr="00BE36F6">
          <w:rPr>
            <w:rStyle w:val="Hyperlink"/>
            <w:noProof/>
          </w:rPr>
          <w:t>13.2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PureEthernetStructure_Pac</w:t>
        </w:r>
        <w:r w:rsidR="00AC0741">
          <w:rPr>
            <w:noProof/>
            <w:webHidden/>
          </w:rPr>
          <w:tab/>
        </w:r>
        <w:r w:rsidR="00AC0741">
          <w:rPr>
            <w:noProof/>
            <w:webHidden/>
          </w:rPr>
          <w:fldChar w:fldCharType="begin"/>
        </w:r>
        <w:r w:rsidR="00AC0741">
          <w:rPr>
            <w:noProof/>
            <w:webHidden/>
          </w:rPr>
          <w:instrText xml:space="preserve"> PAGEREF _Toc2841742 \h </w:instrText>
        </w:r>
        <w:r w:rsidR="00AC0741">
          <w:rPr>
            <w:noProof/>
            <w:webHidden/>
          </w:rPr>
        </w:r>
        <w:r w:rsidR="00AC0741">
          <w:rPr>
            <w:noProof/>
            <w:webHidden/>
          </w:rPr>
          <w:fldChar w:fldCharType="separate"/>
        </w:r>
        <w:r w:rsidR="00AC0741">
          <w:rPr>
            <w:noProof/>
            <w:webHidden/>
          </w:rPr>
          <w:t>40</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43" w:history="1">
        <w:r w:rsidR="00AC0741" w:rsidRPr="00BE36F6">
          <w:rPr>
            <w:rStyle w:val="Hyperlink"/>
            <w:noProof/>
          </w:rPr>
          <w:t>13.3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EthernetContainer_Pac</w:t>
        </w:r>
        <w:r w:rsidR="00AC0741">
          <w:rPr>
            <w:noProof/>
            <w:webHidden/>
          </w:rPr>
          <w:tab/>
        </w:r>
        <w:r w:rsidR="00AC0741">
          <w:rPr>
            <w:noProof/>
            <w:webHidden/>
          </w:rPr>
          <w:fldChar w:fldCharType="begin"/>
        </w:r>
        <w:r w:rsidR="00AC0741">
          <w:rPr>
            <w:noProof/>
            <w:webHidden/>
          </w:rPr>
          <w:instrText xml:space="preserve"> PAGEREF _Toc2841743 \h </w:instrText>
        </w:r>
        <w:r w:rsidR="00AC0741">
          <w:rPr>
            <w:noProof/>
            <w:webHidden/>
          </w:rPr>
        </w:r>
        <w:r w:rsidR="00AC0741">
          <w:rPr>
            <w:noProof/>
            <w:webHidden/>
          </w:rPr>
          <w:fldChar w:fldCharType="separate"/>
        </w:r>
        <w:r w:rsidR="00AC0741">
          <w:rPr>
            <w:noProof/>
            <w:webHidden/>
          </w:rPr>
          <w:t>41</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44" w:history="1">
        <w:r w:rsidR="00AC0741" w:rsidRPr="00BE36F6">
          <w:rPr>
            <w:rStyle w:val="Hyperlink"/>
            <w:noProof/>
          </w:rPr>
          <w:t>13.4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Data Types</w:t>
        </w:r>
        <w:r w:rsidR="00AC0741">
          <w:rPr>
            <w:noProof/>
            <w:webHidden/>
          </w:rPr>
          <w:tab/>
        </w:r>
        <w:r w:rsidR="00AC0741">
          <w:rPr>
            <w:noProof/>
            <w:webHidden/>
          </w:rPr>
          <w:fldChar w:fldCharType="begin"/>
        </w:r>
        <w:r w:rsidR="00AC0741">
          <w:rPr>
            <w:noProof/>
            <w:webHidden/>
          </w:rPr>
          <w:instrText xml:space="preserve"> PAGEREF _Toc2841744 \h </w:instrText>
        </w:r>
        <w:r w:rsidR="00AC0741">
          <w:rPr>
            <w:noProof/>
            <w:webHidden/>
          </w:rPr>
        </w:r>
        <w:r w:rsidR="00AC0741">
          <w:rPr>
            <w:noProof/>
            <w:webHidden/>
          </w:rPr>
          <w:fldChar w:fldCharType="separate"/>
        </w:r>
        <w:r w:rsidR="00AC0741">
          <w:rPr>
            <w:noProof/>
            <w:webHidden/>
          </w:rPr>
          <w:t>42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5" w:history="1">
        <w:r w:rsidR="00AC0741" w:rsidRPr="00BE36F6">
          <w:rPr>
            <w:rStyle w:val="Hyperlink"/>
            <w:noProof/>
          </w:rPr>
          <w:t>13.4.1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PmdType</w:t>
        </w:r>
        <w:r w:rsidR="00AC0741">
          <w:rPr>
            <w:noProof/>
            <w:webHidden/>
          </w:rPr>
          <w:tab/>
        </w:r>
        <w:r w:rsidR="00AC0741">
          <w:rPr>
            <w:noProof/>
            <w:webHidden/>
          </w:rPr>
          <w:fldChar w:fldCharType="begin"/>
        </w:r>
        <w:r w:rsidR="00AC0741">
          <w:rPr>
            <w:noProof/>
            <w:webHidden/>
          </w:rPr>
          <w:instrText xml:space="preserve"> PAGEREF _Toc2841745 \h </w:instrText>
        </w:r>
        <w:r w:rsidR="00AC0741">
          <w:rPr>
            <w:noProof/>
            <w:webHidden/>
          </w:rPr>
        </w:r>
        <w:r w:rsidR="00AC0741">
          <w:rPr>
            <w:noProof/>
            <w:webHidden/>
          </w:rPr>
          <w:fldChar w:fldCharType="separate"/>
        </w:r>
        <w:r w:rsidR="00AC0741">
          <w:rPr>
            <w:noProof/>
            <w:webHidden/>
          </w:rPr>
          <w:t>42</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6" w:history="1">
        <w:r w:rsidR="00AC0741" w:rsidRPr="00BE36F6">
          <w:rPr>
            <w:rStyle w:val="Hyperlink"/>
            <w:noProof/>
          </w:rPr>
          <w:t>13.4.2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WireInterfaceCurrentPerformanceType</w:t>
        </w:r>
        <w:r w:rsidR="00AC0741">
          <w:rPr>
            <w:noProof/>
            <w:webHidden/>
          </w:rPr>
          <w:tab/>
        </w:r>
        <w:r w:rsidR="00AC0741">
          <w:rPr>
            <w:noProof/>
            <w:webHidden/>
          </w:rPr>
          <w:fldChar w:fldCharType="begin"/>
        </w:r>
        <w:r w:rsidR="00AC0741">
          <w:rPr>
            <w:noProof/>
            <w:webHidden/>
          </w:rPr>
          <w:instrText xml:space="preserve"> PAGEREF _Toc2841746 \h </w:instrText>
        </w:r>
        <w:r w:rsidR="00AC0741">
          <w:rPr>
            <w:noProof/>
            <w:webHidden/>
          </w:rPr>
        </w:r>
        <w:r w:rsidR="00AC0741">
          <w:rPr>
            <w:noProof/>
            <w:webHidden/>
          </w:rPr>
          <w:fldChar w:fldCharType="separate"/>
        </w:r>
        <w:r w:rsidR="00AC0741">
          <w:rPr>
            <w:noProof/>
            <w:webHidden/>
          </w:rPr>
          <w:t>43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7" w:history="1">
        <w:r w:rsidR="00AC0741" w:rsidRPr="00BE36F6">
          <w:rPr>
            <w:rStyle w:val="Hyperlink"/>
            <w:noProof/>
          </w:rPr>
          <w:t>13.4.3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WireInterfaceCurrentProblemType</w:t>
        </w:r>
        <w:r w:rsidR="00AC0741">
          <w:rPr>
            <w:noProof/>
            <w:webHidden/>
          </w:rPr>
          <w:tab/>
        </w:r>
        <w:r w:rsidR="00AC0741">
          <w:rPr>
            <w:noProof/>
            <w:webHidden/>
          </w:rPr>
          <w:fldChar w:fldCharType="begin"/>
        </w:r>
        <w:r w:rsidR="00AC0741">
          <w:rPr>
            <w:noProof/>
            <w:webHidden/>
          </w:rPr>
          <w:instrText xml:space="preserve"> PAGEREF _Toc2841747 \h </w:instrText>
        </w:r>
        <w:r w:rsidR="00AC0741">
          <w:rPr>
            <w:noProof/>
            <w:webHidden/>
          </w:rPr>
        </w:r>
        <w:r w:rsidR="00AC0741">
          <w:rPr>
            <w:noProof/>
            <w:webHidden/>
          </w:rPr>
          <w:fldChar w:fldCharType="separate"/>
        </w:r>
        <w:r w:rsidR="00AC0741">
          <w:rPr>
            <w:noProof/>
            <w:webHidden/>
          </w:rPr>
          <w:t>43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8" w:history="1">
        <w:r w:rsidR="00AC0741" w:rsidRPr="00BE36F6">
          <w:rPr>
            <w:rStyle w:val="Hyperlink"/>
            <w:noProof/>
          </w:rPr>
          <w:t>13.4.4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WireInterfaceHistoricalPerformanceType</w:t>
        </w:r>
        <w:r w:rsidR="00AC0741">
          <w:rPr>
            <w:noProof/>
            <w:webHidden/>
          </w:rPr>
          <w:tab/>
        </w:r>
        <w:r w:rsidR="00AC0741">
          <w:rPr>
            <w:noProof/>
            <w:webHidden/>
          </w:rPr>
          <w:fldChar w:fldCharType="begin"/>
        </w:r>
        <w:r w:rsidR="00AC0741">
          <w:rPr>
            <w:noProof/>
            <w:webHidden/>
          </w:rPr>
          <w:instrText xml:space="preserve"> PAGEREF _Toc2841748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49" w:history="1">
        <w:r w:rsidR="00AC0741" w:rsidRPr="00BE36F6">
          <w:rPr>
            <w:rStyle w:val="Hyperlink"/>
            <w:noProof/>
          </w:rPr>
          <w:t>13.4.5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WireInterfacePerformanceType</w:t>
        </w:r>
        <w:r w:rsidR="00AC0741">
          <w:rPr>
            <w:noProof/>
            <w:webHidden/>
          </w:rPr>
          <w:tab/>
        </w:r>
        <w:r w:rsidR="00AC0741">
          <w:rPr>
            <w:noProof/>
            <w:webHidden/>
          </w:rPr>
          <w:fldChar w:fldCharType="begin"/>
        </w:r>
        <w:r w:rsidR="00AC0741">
          <w:rPr>
            <w:noProof/>
            <w:webHidden/>
          </w:rPr>
          <w:instrText xml:space="preserve"> PAGEREF _Toc2841749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0" w:history="1">
        <w:r w:rsidR="00AC0741" w:rsidRPr="00BE36F6">
          <w:rPr>
            <w:rStyle w:val="Hyperlink"/>
            <w:noProof/>
          </w:rPr>
          <w:t>13.4.6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WireInterfaceProblemSeverityType</w:t>
        </w:r>
        <w:r w:rsidR="00AC0741">
          <w:rPr>
            <w:noProof/>
            <w:webHidden/>
          </w:rPr>
          <w:tab/>
        </w:r>
        <w:r w:rsidR="00AC0741">
          <w:rPr>
            <w:noProof/>
            <w:webHidden/>
          </w:rPr>
          <w:fldChar w:fldCharType="begin"/>
        </w:r>
        <w:r w:rsidR="00AC0741">
          <w:rPr>
            <w:noProof/>
            <w:webHidden/>
          </w:rPr>
          <w:instrText xml:space="preserve"> PAGEREF _Toc2841750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51" w:history="1">
        <w:r w:rsidR="00AC0741" w:rsidRPr="00BE36F6">
          <w:rPr>
            <w:rStyle w:val="Hyperlink"/>
            <w:noProof/>
          </w:rPr>
          <w:t>13.5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Enumeration Types</w:t>
        </w:r>
        <w:r w:rsidR="00AC0741">
          <w:rPr>
            <w:noProof/>
            <w:webHidden/>
          </w:rPr>
          <w:tab/>
        </w:r>
        <w:r w:rsidR="00AC0741">
          <w:rPr>
            <w:noProof/>
            <w:webHidden/>
          </w:rPr>
          <w:fldChar w:fldCharType="begin"/>
        </w:r>
        <w:r w:rsidR="00AC0741">
          <w:rPr>
            <w:noProof/>
            <w:webHidden/>
          </w:rPr>
          <w:instrText xml:space="preserve"> PAGEREF _Toc2841751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2" w:history="1">
        <w:r w:rsidR="00AC0741" w:rsidRPr="00BE36F6">
          <w:rPr>
            <w:rStyle w:val="Hyperlink"/>
            <w:noProof/>
          </w:rPr>
          <w:t>13.5.1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DuplexType</w:t>
        </w:r>
        <w:r w:rsidR="00AC0741">
          <w:rPr>
            <w:noProof/>
            <w:webHidden/>
          </w:rPr>
          <w:tab/>
        </w:r>
        <w:r w:rsidR="00AC0741">
          <w:rPr>
            <w:noProof/>
            <w:webHidden/>
          </w:rPr>
          <w:fldChar w:fldCharType="begin"/>
        </w:r>
        <w:r w:rsidR="00AC0741">
          <w:rPr>
            <w:noProof/>
            <w:webHidden/>
          </w:rPr>
          <w:instrText xml:space="preserve"> PAGEREF _Toc2841752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3" w:history="1">
        <w:r w:rsidR="00AC0741" w:rsidRPr="00BE36F6">
          <w:rPr>
            <w:rStyle w:val="Hyperlink"/>
            <w:noProof/>
          </w:rPr>
          <w:t>13.5.2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LoopBackType</w:t>
        </w:r>
        <w:r w:rsidR="00AC0741">
          <w:rPr>
            <w:noProof/>
            <w:webHidden/>
          </w:rPr>
          <w:tab/>
        </w:r>
        <w:r w:rsidR="00AC0741">
          <w:rPr>
            <w:noProof/>
            <w:webHidden/>
          </w:rPr>
          <w:fldChar w:fldCharType="begin"/>
        </w:r>
        <w:r w:rsidR="00AC0741">
          <w:rPr>
            <w:noProof/>
            <w:webHidden/>
          </w:rPr>
          <w:instrText xml:space="preserve"> PAGEREF _Toc2841753 \h </w:instrText>
        </w:r>
        <w:r w:rsidR="00AC0741">
          <w:rPr>
            <w:noProof/>
            <w:webHidden/>
          </w:rPr>
        </w:r>
        <w:r w:rsidR="00AC0741">
          <w:rPr>
            <w:noProof/>
            <w:webHidden/>
          </w:rPr>
          <w:fldChar w:fldCharType="separate"/>
        </w:r>
        <w:r w:rsidR="00AC0741">
          <w:rPr>
            <w:noProof/>
            <w:webHidden/>
          </w:rPr>
          <w:t>47</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4" w:history="1">
        <w:r w:rsidR="00AC0741" w:rsidRPr="00BE36F6">
          <w:rPr>
            <w:rStyle w:val="Hyperlink"/>
            <w:noProof/>
          </w:rPr>
          <w:t>13.5.3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MdiKindType</w:t>
        </w:r>
        <w:r w:rsidR="00AC0741">
          <w:rPr>
            <w:noProof/>
            <w:webHidden/>
          </w:rPr>
          <w:tab/>
        </w:r>
        <w:r w:rsidR="00AC0741">
          <w:rPr>
            <w:noProof/>
            <w:webHidden/>
          </w:rPr>
          <w:fldChar w:fldCharType="begin"/>
        </w:r>
        <w:r w:rsidR="00AC0741">
          <w:rPr>
            <w:noProof/>
            <w:webHidden/>
          </w:rPr>
          <w:instrText xml:space="preserve"> PAGEREF _Toc2841754 \h </w:instrText>
        </w:r>
        <w:r w:rsidR="00AC0741">
          <w:rPr>
            <w:noProof/>
            <w:webHidden/>
          </w:rPr>
        </w:r>
        <w:r w:rsidR="00AC0741">
          <w:rPr>
            <w:noProof/>
            <w:webHidden/>
          </w:rPr>
          <w:fldChar w:fldCharType="separate"/>
        </w:r>
        <w:r w:rsidR="00AC0741">
          <w:rPr>
            <w:noProof/>
            <w:webHidden/>
          </w:rPr>
          <w:t>47</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5" w:history="1">
        <w:r w:rsidR="00AC0741" w:rsidRPr="00BE36F6">
          <w:rPr>
            <w:rStyle w:val="Hyperlink"/>
            <w:noProof/>
          </w:rPr>
          <w:t>13.5.4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MediumKindType</w:t>
        </w:r>
        <w:r w:rsidR="00AC0741">
          <w:rPr>
            <w:noProof/>
            <w:webHidden/>
          </w:rPr>
          <w:tab/>
        </w:r>
        <w:r w:rsidR="00AC0741">
          <w:rPr>
            <w:noProof/>
            <w:webHidden/>
          </w:rPr>
          <w:fldChar w:fldCharType="begin"/>
        </w:r>
        <w:r w:rsidR="00AC0741">
          <w:rPr>
            <w:noProof/>
            <w:webHidden/>
          </w:rPr>
          <w:instrText xml:space="preserve"> PAGEREF _Toc2841755 \h </w:instrText>
        </w:r>
        <w:r w:rsidR="00AC0741">
          <w:rPr>
            <w:noProof/>
            <w:webHidden/>
          </w:rPr>
        </w:r>
        <w:r w:rsidR="00AC0741">
          <w:rPr>
            <w:noProof/>
            <w:webHidden/>
          </w:rPr>
          <w:fldChar w:fldCharType="separate"/>
        </w:r>
        <w:r w:rsidR="00AC0741">
          <w:rPr>
            <w:noProof/>
            <w:webHidden/>
          </w:rPr>
          <w:t>48</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6" w:history="1">
        <w:r w:rsidR="00AC0741" w:rsidRPr="00BE36F6">
          <w:rPr>
            <w:rStyle w:val="Hyperlink"/>
            <w:noProof/>
          </w:rPr>
          <w:t>13.5.5</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MiiKindType</w:t>
        </w:r>
        <w:r w:rsidR="00AC0741">
          <w:rPr>
            <w:noProof/>
            <w:webHidden/>
          </w:rPr>
          <w:tab/>
        </w:r>
        <w:r w:rsidR="00AC0741">
          <w:rPr>
            <w:noProof/>
            <w:webHidden/>
          </w:rPr>
          <w:fldChar w:fldCharType="begin"/>
        </w:r>
        <w:r w:rsidR="00AC0741">
          <w:rPr>
            <w:noProof/>
            <w:webHidden/>
          </w:rPr>
          <w:instrText xml:space="preserve"> PAGEREF _Toc2841756 \h </w:instrText>
        </w:r>
        <w:r w:rsidR="00AC0741">
          <w:rPr>
            <w:noProof/>
            <w:webHidden/>
          </w:rPr>
        </w:r>
        <w:r w:rsidR="00AC0741">
          <w:rPr>
            <w:noProof/>
            <w:webHidden/>
          </w:rPr>
          <w:fldChar w:fldCharType="separate"/>
        </w:r>
        <w:r w:rsidR="00AC0741">
          <w:rPr>
            <w:noProof/>
            <w:webHidden/>
          </w:rPr>
          <w:t>48</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7" w:history="1">
        <w:r w:rsidR="00AC0741" w:rsidRPr="00BE36F6">
          <w:rPr>
            <w:rStyle w:val="Hyperlink"/>
            <w:noProof/>
          </w:rPr>
          <w:t>13.5.6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RxSyncPreferenceType</w:t>
        </w:r>
        <w:r w:rsidR="00AC0741">
          <w:rPr>
            <w:noProof/>
            <w:webHidden/>
          </w:rPr>
          <w:tab/>
        </w:r>
        <w:r w:rsidR="00AC0741">
          <w:rPr>
            <w:noProof/>
            <w:webHidden/>
          </w:rPr>
          <w:fldChar w:fldCharType="begin"/>
        </w:r>
        <w:r w:rsidR="00AC0741">
          <w:rPr>
            <w:noProof/>
            <w:webHidden/>
          </w:rPr>
          <w:instrText xml:space="preserve"> PAGEREF _Toc2841757 \h </w:instrText>
        </w:r>
        <w:r w:rsidR="00AC0741">
          <w:rPr>
            <w:noProof/>
            <w:webHidden/>
          </w:rPr>
        </w:r>
        <w:r w:rsidR="00AC0741">
          <w:rPr>
            <w:noProof/>
            <w:webHidden/>
          </w:rPr>
          <w:fldChar w:fldCharType="separate"/>
        </w:r>
        <w:r w:rsidR="00AC0741">
          <w:rPr>
            <w:noProof/>
            <w:webHidden/>
          </w:rPr>
          <w:t>49</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8" w:history="1">
        <w:r w:rsidR="00AC0741" w:rsidRPr="00BE36F6">
          <w:rPr>
            <w:rStyle w:val="Hyperlink"/>
            <w:noProof/>
          </w:rPr>
          <w:t>13.5.7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RxSyncRoleType</w:t>
        </w:r>
        <w:r w:rsidR="00AC0741">
          <w:rPr>
            <w:noProof/>
            <w:webHidden/>
          </w:rPr>
          <w:tab/>
        </w:r>
        <w:r w:rsidR="00AC0741">
          <w:rPr>
            <w:noProof/>
            <w:webHidden/>
          </w:rPr>
          <w:fldChar w:fldCharType="begin"/>
        </w:r>
        <w:r w:rsidR="00AC0741">
          <w:rPr>
            <w:noProof/>
            <w:webHidden/>
          </w:rPr>
          <w:instrText xml:space="preserve"> PAGEREF _Toc2841758 \h </w:instrText>
        </w:r>
        <w:r w:rsidR="00AC0741">
          <w:rPr>
            <w:noProof/>
            <w:webHidden/>
          </w:rPr>
        </w:r>
        <w:r w:rsidR="00AC0741">
          <w:rPr>
            <w:noProof/>
            <w:webHidden/>
          </w:rPr>
          <w:fldChar w:fldCharType="separate"/>
        </w:r>
        <w:r w:rsidR="00AC0741">
          <w:rPr>
            <w:noProof/>
            <w:webHidden/>
          </w:rPr>
          <w:t>50</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59" w:history="1">
        <w:r w:rsidR="00AC0741" w:rsidRPr="00BE36F6">
          <w:rPr>
            <w:rStyle w:val="Hyperlink"/>
            <w:noProof/>
          </w:rPr>
          <w:t>13.5.8</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SeverityType</w:t>
        </w:r>
        <w:r w:rsidR="00AC0741">
          <w:rPr>
            <w:noProof/>
            <w:webHidden/>
          </w:rPr>
          <w:tab/>
        </w:r>
        <w:r w:rsidR="00AC0741">
          <w:rPr>
            <w:noProof/>
            <w:webHidden/>
          </w:rPr>
          <w:fldChar w:fldCharType="begin"/>
        </w:r>
        <w:r w:rsidR="00AC0741">
          <w:rPr>
            <w:noProof/>
            <w:webHidden/>
          </w:rPr>
          <w:instrText xml:space="preserve"> PAGEREF _Toc2841759 \h </w:instrText>
        </w:r>
        <w:r w:rsidR="00AC0741">
          <w:rPr>
            <w:noProof/>
            <w:webHidden/>
          </w:rPr>
        </w:r>
        <w:r w:rsidR="00AC0741">
          <w:rPr>
            <w:noProof/>
            <w:webHidden/>
          </w:rPr>
          <w:fldChar w:fldCharType="separate"/>
        </w:r>
        <w:r w:rsidR="00AC0741">
          <w:rPr>
            <w:noProof/>
            <w:webHidden/>
          </w:rPr>
          <w:t>50</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60" w:history="1">
        <w:r w:rsidR="00AC0741" w:rsidRPr="00BE36F6">
          <w:rPr>
            <w:rStyle w:val="Hyperlink"/>
            <w:noProof/>
          </w:rPr>
          <w:t>13.5.9</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SignalOrderingType</w:t>
        </w:r>
        <w:r w:rsidR="00AC0741">
          <w:rPr>
            <w:noProof/>
            <w:webHidden/>
          </w:rPr>
          <w:tab/>
        </w:r>
        <w:r w:rsidR="00AC0741">
          <w:rPr>
            <w:noProof/>
            <w:webHidden/>
          </w:rPr>
          <w:fldChar w:fldCharType="begin"/>
        </w:r>
        <w:r w:rsidR="00AC0741">
          <w:rPr>
            <w:noProof/>
            <w:webHidden/>
          </w:rPr>
          <w:instrText xml:space="preserve"> PAGEREF _Toc2841760 \h </w:instrText>
        </w:r>
        <w:r w:rsidR="00AC0741">
          <w:rPr>
            <w:noProof/>
            <w:webHidden/>
          </w:rPr>
        </w:r>
        <w:r w:rsidR="00AC0741">
          <w:rPr>
            <w:noProof/>
            <w:webHidden/>
          </w:rPr>
          <w:fldChar w:fldCharType="separate"/>
        </w:r>
        <w:r w:rsidR="00AC0741">
          <w:rPr>
            <w:noProof/>
            <w:webHidden/>
          </w:rPr>
          <w:t>50</w:t>
        </w:r>
        <w:r w:rsidR="00AC0741">
          <w:rPr>
            <w:noProof/>
            <w:webHidden/>
          </w:rPr>
          <w:fldChar w:fldCharType="end"/>
        </w:r>
      </w:hyperlink>
    </w:p>
    <w:p w:rsidR="00AC0741" w:rsidRDefault="002679F3">
      <w:pPr>
        <w:pStyle w:val="Verzeichnis3"/>
        <w:tabs>
          <w:tab w:val="left" w:pos="1760"/>
        </w:tabs>
        <w:rPr>
          <w:rFonts w:asciiTheme="minorHAnsi" w:eastAsiaTheme="minorEastAsia" w:hAnsiTheme="minorHAnsi" w:cstheme="minorBidi"/>
          <w:noProof/>
          <w:color w:val="auto"/>
          <w:sz w:val="22"/>
          <w:lang w:val="de-DE" w:eastAsia="de-DE"/>
        </w:rPr>
      </w:pPr>
      <w:hyperlink w:anchor="_Toc2841761" w:history="1">
        <w:r w:rsidR="00AC0741" w:rsidRPr="00BE36F6">
          <w:rPr>
            <w:rStyle w:val="Hyperlink"/>
            <w:noProof/>
          </w:rPr>
          <w:t>13.5.10</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pmdNegotiationStateType</w:t>
        </w:r>
        <w:r w:rsidR="00AC0741">
          <w:rPr>
            <w:noProof/>
            <w:webHidden/>
          </w:rPr>
          <w:tab/>
        </w:r>
        <w:r w:rsidR="00AC0741">
          <w:rPr>
            <w:noProof/>
            <w:webHidden/>
          </w:rPr>
          <w:fldChar w:fldCharType="begin"/>
        </w:r>
        <w:r w:rsidR="00AC0741">
          <w:rPr>
            <w:noProof/>
            <w:webHidden/>
          </w:rPr>
          <w:instrText xml:space="preserve"> PAGEREF _Toc2841761 \h </w:instrText>
        </w:r>
        <w:r w:rsidR="00AC0741">
          <w:rPr>
            <w:noProof/>
            <w:webHidden/>
          </w:rPr>
        </w:r>
        <w:r w:rsidR="00AC0741">
          <w:rPr>
            <w:noProof/>
            <w:webHidden/>
          </w:rPr>
          <w:fldChar w:fldCharType="separate"/>
        </w:r>
        <w:r w:rsidR="00AC0741">
          <w:rPr>
            <w:noProof/>
            <w:webHidden/>
          </w:rPr>
          <w:t>51</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62" w:history="1">
        <w:r w:rsidR="00AC0741" w:rsidRPr="00BE36F6">
          <w:rPr>
            <w:rStyle w:val="Hyperlink"/>
            <w:noProof/>
          </w:rPr>
          <w:t>13.6</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Super Classes</w:t>
        </w:r>
        <w:r w:rsidR="00AC0741">
          <w:rPr>
            <w:noProof/>
            <w:webHidden/>
          </w:rPr>
          <w:tab/>
        </w:r>
        <w:r w:rsidR="00AC0741">
          <w:rPr>
            <w:noProof/>
            <w:webHidden/>
          </w:rPr>
          <w:fldChar w:fldCharType="begin"/>
        </w:r>
        <w:r w:rsidR="00AC0741">
          <w:rPr>
            <w:noProof/>
            <w:webHidden/>
          </w:rPr>
          <w:instrText xml:space="preserve"> PAGEREF _Toc2841762 \h </w:instrText>
        </w:r>
        <w:r w:rsidR="00AC0741">
          <w:rPr>
            <w:noProof/>
            <w:webHidden/>
          </w:rPr>
        </w:r>
        <w:r w:rsidR="00AC0741">
          <w:rPr>
            <w:noProof/>
            <w:webHidden/>
          </w:rPr>
          <w:fldChar w:fldCharType="separate"/>
        </w:r>
        <w:r w:rsidR="00AC0741">
          <w:rPr>
            <w:noProof/>
            <w:webHidden/>
          </w:rPr>
          <w:t>51</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63" w:history="1">
        <w:r w:rsidR="00AC0741" w:rsidRPr="00BE36F6">
          <w:rPr>
            <w:rStyle w:val="Hyperlink"/>
            <w:noProof/>
          </w:rPr>
          <w:t>13.6.1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WireCurrentProblem</w:t>
        </w:r>
        <w:r w:rsidR="00AC0741">
          <w:rPr>
            <w:noProof/>
            <w:webHidden/>
          </w:rPr>
          <w:tab/>
        </w:r>
        <w:r w:rsidR="00AC0741">
          <w:rPr>
            <w:noProof/>
            <w:webHidden/>
          </w:rPr>
          <w:fldChar w:fldCharType="begin"/>
        </w:r>
        <w:r w:rsidR="00AC0741">
          <w:rPr>
            <w:noProof/>
            <w:webHidden/>
          </w:rPr>
          <w:instrText xml:space="preserve"> PAGEREF _Toc2841763 \h </w:instrText>
        </w:r>
        <w:r w:rsidR="00AC0741">
          <w:rPr>
            <w:noProof/>
            <w:webHidden/>
          </w:rPr>
        </w:r>
        <w:r w:rsidR="00AC0741">
          <w:rPr>
            <w:noProof/>
            <w:webHidden/>
          </w:rPr>
          <w:fldChar w:fldCharType="separate"/>
        </w:r>
        <w:r w:rsidR="00AC0741">
          <w:rPr>
            <w:noProof/>
            <w:webHidden/>
          </w:rPr>
          <w:t>51</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64" w:history="1">
        <w:r w:rsidR="00AC0741" w:rsidRPr="00BE36F6">
          <w:rPr>
            <w:rStyle w:val="Hyperlink"/>
            <w:noProof/>
          </w:rPr>
          <w:t>13.7</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Notifications</w:t>
        </w:r>
        <w:r w:rsidR="00AC0741">
          <w:rPr>
            <w:noProof/>
            <w:webHidden/>
          </w:rPr>
          <w:tab/>
        </w:r>
        <w:r w:rsidR="00AC0741">
          <w:rPr>
            <w:noProof/>
            <w:webHidden/>
          </w:rPr>
          <w:fldChar w:fldCharType="begin"/>
        </w:r>
        <w:r w:rsidR="00AC0741">
          <w:rPr>
            <w:noProof/>
            <w:webHidden/>
          </w:rPr>
          <w:instrText xml:space="preserve"> PAGEREF _Toc2841764 \h </w:instrText>
        </w:r>
        <w:r w:rsidR="00AC0741">
          <w:rPr>
            <w:noProof/>
            <w:webHidden/>
          </w:rPr>
        </w:r>
        <w:r w:rsidR="00AC0741">
          <w:rPr>
            <w:noProof/>
            <w:webHidden/>
          </w:rPr>
          <w:fldChar w:fldCharType="separate"/>
        </w:r>
        <w:r w:rsidR="00AC0741">
          <w:rPr>
            <w:noProof/>
            <w:webHidden/>
          </w:rPr>
          <w:t>53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65" w:history="1">
        <w:r w:rsidR="00AC0741" w:rsidRPr="00BE36F6">
          <w:rPr>
            <w:rStyle w:val="Hyperlink"/>
            <w:noProof/>
          </w:rPr>
          <w:t>13.7.1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AttributeValueChangedNotification</w:t>
        </w:r>
        <w:r w:rsidR="00AC0741">
          <w:rPr>
            <w:noProof/>
            <w:webHidden/>
          </w:rPr>
          <w:tab/>
        </w:r>
        <w:r w:rsidR="00AC0741">
          <w:rPr>
            <w:noProof/>
            <w:webHidden/>
          </w:rPr>
          <w:fldChar w:fldCharType="begin"/>
        </w:r>
        <w:r w:rsidR="00AC0741">
          <w:rPr>
            <w:noProof/>
            <w:webHidden/>
          </w:rPr>
          <w:instrText xml:space="preserve"> PAGEREF _Toc2841765 \h </w:instrText>
        </w:r>
        <w:r w:rsidR="00AC0741">
          <w:rPr>
            <w:noProof/>
            <w:webHidden/>
          </w:rPr>
        </w:r>
        <w:r w:rsidR="00AC0741">
          <w:rPr>
            <w:noProof/>
            <w:webHidden/>
          </w:rPr>
          <w:fldChar w:fldCharType="separate"/>
        </w:r>
        <w:r w:rsidR="00AC0741">
          <w:rPr>
            <w:noProof/>
            <w:webHidden/>
          </w:rPr>
          <w:t>53</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66" w:history="1">
        <w:r w:rsidR="00AC0741" w:rsidRPr="00BE36F6">
          <w:rPr>
            <w:rStyle w:val="Hyperlink"/>
            <w:noProof/>
          </w:rPr>
          <w:t>13.7.2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ObjectCreationNotification</w:t>
        </w:r>
        <w:r w:rsidR="00AC0741">
          <w:rPr>
            <w:noProof/>
            <w:webHidden/>
          </w:rPr>
          <w:tab/>
        </w:r>
        <w:r w:rsidR="00AC0741">
          <w:rPr>
            <w:noProof/>
            <w:webHidden/>
          </w:rPr>
          <w:fldChar w:fldCharType="begin"/>
        </w:r>
        <w:r w:rsidR="00AC0741">
          <w:rPr>
            <w:noProof/>
            <w:webHidden/>
          </w:rPr>
          <w:instrText xml:space="preserve"> PAGEREF _Toc2841766 \h </w:instrText>
        </w:r>
        <w:r w:rsidR="00AC0741">
          <w:rPr>
            <w:noProof/>
            <w:webHidden/>
          </w:rPr>
        </w:r>
        <w:r w:rsidR="00AC0741">
          <w:rPr>
            <w:noProof/>
            <w:webHidden/>
          </w:rPr>
          <w:fldChar w:fldCharType="separate"/>
        </w:r>
        <w:r w:rsidR="00AC0741">
          <w:rPr>
            <w:noProof/>
            <w:webHidden/>
          </w:rPr>
          <w:t>55</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67" w:history="1">
        <w:r w:rsidR="00AC0741" w:rsidRPr="00BE36F6">
          <w:rPr>
            <w:rStyle w:val="Hyperlink"/>
            <w:noProof/>
          </w:rPr>
          <w:t>13.7.3</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ObjectDeletionNotification</w:t>
        </w:r>
        <w:r w:rsidR="00AC0741">
          <w:rPr>
            <w:noProof/>
            <w:webHidden/>
          </w:rPr>
          <w:tab/>
        </w:r>
        <w:r w:rsidR="00AC0741">
          <w:rPr>
            <w:noProof/>
            <w:webHidden/>
          </w:rPr>
          <w:fldChar w:fldCharType="begin"/>
        </w:r>
        <w:r w:rsidR="00AC0741">
          <w:rPr>
            <w:noProof/>
            <w:webHidden/>
          </w:rPr>
          <w:instrText xml:space="preserve"> PAGEREF _Toc2841767 \h </w:instrText>
        </w:r>
        <w:r w:rsidR="00AC0741">
          <w:rPr>
            <w:noProof/>
            <w:webHidden/>
          </w:rPr>
        </w:r>
        <w:r w:rsidR="00AC0741">
          <w:rPr>
            <w:noProof/>
            <w:webHidden/>
          </w:rPr>
          <w:fldChar w:fldCharType="separate"/>
        </w:r>
        <w:r w:rsidR="00AC0741">
          <w:rPr>
            <w:noProof/>
            <w:webHidden/>
          </w:rPr>
          <w:t>56</w:t>
        </w:r>
        <w:r w:rsidR="00AC0741">
          <w:rPr>
            <w:noProof/>
            <w:webHidden/>
          </w:rPr>
          <w:fldChar w:fldCharType="end"/>
        </w:r>
      </w:hyperlink>
    </w:p>
    <w:p w:rsidR="00AC0741" w:rsidRDefault="002679F3">
      <w:pPr>
        <w:pStyle w:val="Verzeichnis3"/>
        <w:rPr>
          <w:rFonts w:asciiTheme="minorHAnsi" w:eastAsiaTheme="minorEastAsia" w:hAnsiTheme="minorHAnsi" w:cstheme="minorBidi"/>
          <w:noProof/>
          <w:color w:val="auto"/>
          <w:sz w:val="22"/>
          <w:lang w:val="de-DE" w:eastAsia="de-DE"/>
        </w:rPr>
      </w:pPr>
      <w:hyperlink w:anchor="_Toc2841768" w:history="1">
        <w:r w:rsidR="00AC0741" w:rsidRPr="00BE36F6">
          <w:rPr>
            <w:rStyle w:val="Hyperlink"/>
            <w:noProof/>
          </w:rPr>
          <w:t>13.7.4</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ProblemNotification</w:t>
        </w:r>
        <w:r w:rsidR="00AC0741">
          <w:rPr>
            <w:noProof/>
            <w:webHidden/>
          </w:rPr>
          <w:tab/>
        </w:r>
        <w:r w:rsidR="00AC0741">
          <w:rPr>
            <w:noProof/>
            <w:webHidden/>
          </w:rPr>
          <w:fldChar w:fldCharType="begin"/>
        </w:r>
        <w:r w:rsidR="00AC0741">
          <w:rPr>
            <w:noProof/>
            <w:webHidden/>
          </w:rPr>
          <w:instrText xml:space="preserve"> PAGEREF _Toc2841768 \h </w:instrText>
        </w:r>
        <w:r w:rsidR="00AC0741">
          <w:rPr>
            <w:noProof/>
            <w:webHidden/>
          </w:rPr>
        </w:r>
        <w:r w:rsidR="00AC0741">
          <w:rPr>
            <w:noProof/>
            <w:webHidden/>
          </w:rPr>
          <w:fldChar w:fldCharType="separate"/>
        </w:r>
        <w:r w:rsidR="00AC0741">
          <w:rPr>
            <w:noProof/>
            <w:webHidden/>
          </w:rPr>
          <w:t>57</w:t>
        </w:r>
        <w:r w:rsidR="00AC0741">
          <w:rPr>
            <w:noProof/>
            <w:webHidden/>
          </w:rPr>
          <w:fldChar w:fldCharType="end"/>
        </w:r>
      </w:hyperlink>
    </w:p>
    <w:p w:rsidR="00AC0741" w:rsidRDefault="002679F3">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69" w:history="1">
        <w:r w:rsidR="00AC0741" w:rsidRPr="00BE36F6">
          <w:rPr>
            <w:rStyle w:val="Hyperlink"/>
            <w:noProof/>
          </w:rPr>
          <w:t>14</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References</w:t>
        </w:r>
        <w:r w:rsidR="00AC0741">
          <w:rPr>
            <w:noProof/>
            <w:webHidden/>
          </w:rPr>
          <w:tab/>
        </w:r>
        <w:r w:rsidR="00AC0741">
          <w:rPr>
            <w:noProof/>
            <w:webHidden/>
          </w:rPr>
          <w:fldChar w:fldCharType="begin"/>
        </w:r>
        <w:r w:rsidR="00AC0741">
          <w:rPr>
            <w:noProof/>
            <w:webHidden/>
          </w:rPr>
          <w:instrText xml:space="preserve"> PAGEREF _Toc2841769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AC0741" w:rsidRDefault="002679F3">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841770" w:history="1">
        <w:r w:rsidR="00AC0741" w:rsidRPr="00BE36F6">
          <w:rPr>
            <w:rStyle w:val="Hyperlink"/>
            <w:noProof/>
          </w:rPr>
          <w:t>15</w:t>
        </w:r>
        <w:r w:rsidR="00AC0741">
          <w:rPr>
            <w:rFonts w:asciiTheme="minorHAnsi" w:eastAsiaTheme="minorEastAsia" w:hAnsiTheme="minorHAnsi" w:cstheme="minorBidi"/>
            <w:b w:val="0"/>
            <w:noProof/>
            <w:color w:val="auto"/>
            <w:sz w:val="22"/>
            <w:szCs w:val="22"/>
            <w:lang w:val="de-DE" w:eastAsia="de-DE"/>
          </w:rPr>
          <w:tab/>
        </w:r>
        <w:r w:rsidR="00AC0741" w:rsidRPr="00BE36F6">
          <w:rPr>
            <w:rStyle w:val="Hyperlink"/>
            <w:noProof/>
          </w:rPr>
          <w:t>Back matter</w:t>
        </w:r>
        <w:r w:rsidR="00AC0741">
          <w:rPr>
            <w:noProof/>
            <w:webHidden/>
          </w:rPr>
          <w:tab/>
        </w:r>
        <w:r w:rsidR="00AC0741">
          <w:rPr>
            <w:noProof/>
            <w:webHidden/>
          </w:rPr>
          <w:fldChar w:fldCharType="begin"/>
        </w:r>
        <w:r w:rsidR="00AC0741">
          <w:rPr>
            <w:noProof/>
            <w:webHidden/>
          </w:rPr>
          <w:instrText xml:space="preserve"> PAGEREF _Toc2841770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71" w:history="1">
        <w:r w:rsidR="00AC0741" w:rsidRPr="00BE36F6">
          <w:rPr>
            <w:rStyle w:val="Hyperlink"/>
            <w:noProof/>
          </w:rPr>
          <w:t>15.1</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Editors</w:t>
        </w:r>
        <w:r w:rsidR="00AC0741">
          <w:rPr>
            <w:noProof/>
            <w:webHidden/>
          </w:rPr>
          <w:tab/>
        </w:r>
        <w:r w:rsidR="00AC0741">
          <w:rPr>
            <w:noProof/>
            <w:webHidden/>
          </w:rPr>
          <w:fldChar w:fldCharType="begin"/>
        </w:r>
        <w:r w:rsidR="00AC0741">
          <w:rPr>
            <w:noProof/>
            <w:webHidden/>
          </w:rPr>
          <w:instrText xml:space="preserve"> PAGEREF _Toc2841771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AC0741" w:rsidRDefault="002679F3">
      <w:pPr>
        <w:pStyle w:val="Verzeichnis2"/>
        <w:rPr>
          <w:rFonts w:asciiTheme="minorHAnsi" w:eastAsiaTheme="minorEastAsia" w:hAnsiTheme="minorHAnsi" w:cstheme="minorBidi"/>
          <w:noProof/>
          <w:color w:val="auto"/>
          <w:sz w:val="22"/>
          <w:lang w:val="de-DE" w:eastAsia="de-DE"/>
        </w:rPr>
      </w:pPr>
      <w:hyperlink w:anchor="_Toc2841772" w:history="1">
        <w:r w:rsidR="00AC0741" w:rsidRPr="00BE36F6">
          <w:rPr>
            <w:rStyle w:val="Hyperlink"/>
            <w:noProof/>
          </w:rPr>
          <w:t>15.2</w:t>
        </w:r>
        <w:r w:rsidR="00AC0741">
          <w:rPr>
            <w:rFonts w:asciiTheme="minorHAnsi" w:eastAsiaTheme="minorEastAsia" w:hAnsiTheme="minorHAnsi" w:cstheme="minorBidi"/>
            <w:noProof/>
            <w:color w:val="auto"/>
            <w:sz w:val="22"/>
            <w:lang w:val="de-DE" w:eastAsia="de-DE"/>
          </w:rPr>
          <w:tab/>
        </w:r>
        <w:r w:rsidR="00AC0741" w:rsidRPr="00BE36F6">
          <w:rPr>
            <w:rStyle w:val="Hyperlink"/>
            <w:noProof/>
          </w:rPr>
          <w:t>Contributors</w:t>
        </w:r>
        <w:r w:rsidR="00AC0741">
          <w:rPr>
            <w:noProof/>
            <w:webHidden/>
          </w:rPr>
          <w:tab/>
        </w:r>
        <w:r w:rsidR="00AC0741">
          <w:rPr>
            <w:noProof/>
            <w:webHidden/>
          </w:rPr>
          <w:fldChar w:fldCharType="begin"/>
        </w:r>
        <w:r w:rsidR="00AC0741">
          <w:rPr>
            <w:noProof/>
            <w:webHidden/>
          </w:rPr>
          <w:instrText xml:space="preserve"> PAGEREF _Toc2841772 \h </w:instrText>
        </w:r>
        <w:r w:rsidR="00AC0741">
          <w:rPr>
            <w:noProof/>
            <w:webHidden/>
          </w:rPr>
        </w:r>
        <w:r w:rsidR="00AC0741">
          <w:rPr>
            <w:noProof/>
            <w:webHidden/>
          </w:rPr>
          <w:fldChar w:fldCharType="separate"/>
        </w:r>
        <w:r w:rsidR="00AC0741">
          <w:rPr>
            <w:noProof/>
            <w:webHidden/>
          </w:rPr>
          <w:t>59</w:t>
        </w:r>
        <w:r w:rsidR="00AC0741">
          <w:rPr>
            <w:noProof/>
            <w:webHidden/>
          </w:rPr>
          <w:fldChar w:fldCharType="end"/>
        </w:r>
      </w:hyperlink>
    </w:p>
    <w:p w:rsidR="001A1E52" w:rsidRDefault="001A1E52" w:rsidP="00F7690C">
      <w:pPr>
        <w:pStyle w:val="Inhaltsverzeichnisberschrift"/>
      </w:pPr>
      <w:r>
        <w:rPr>
          <w:bCs w:val="0"/>
        </w:rPr>
        <w:fldChar w:fldCharType="end"/>
      </w:r>
    </w:p>
    <w:p w:rsidR="001A1E52" w:rsidRPr="00AF0542" w:rsidRDefault="001A1E52" w:rsidP="00B16FFE">
      <w:pPr>
        <w:pStyle w:val="Inhaltsverzeichnisberschrift"/>
        <w:outlineLvl w:val="0"/>
        <w:rPr>
          <w:lang w:val="de-DE"/>
        </w:rPr>
      </w:pPr>
      <w:bookmarkStart w:id="3" w:name="_Toc2841693"/>
      <w:r w:rsidRPr="00AF0542">
        <w:rPr>
          <w:lang w:val="de-DE"/>
        </w:rPr>
        <w:t>List of Figures</w:t>
      </w:r>
      <w:bookmarkEnd w:id="3"/>
    </w:p>
    <w:p w:rsidR="00AC0741" w:rsidRDefault="001A1E52">
      <w:pPr>
        <w:pStyle w:val="Abbildungsverzeichnis"/>
        <w:tabs>
          <w:tab w:val="right" w:leader="dot" w:pos="9350"/>
        </w:tabs>
        <w:rPr>
          <w:rFonts w:asciiTheme="minorHAnsi" w:eastAsiaTheme="minorEastAsia" w:hAnsiTheme="minorHAnsi" w:cstheme="minorBidi"/>
          <w:noProof/>
          <w:color w:val="auto"/>
          <w:sz w:val="22"/>
          <w:szCs w:val="22"/>
          <w:lang w:val="de-DE" w:eastAsia="de-DE"/>
        </w:rPr>
      </w:pPr>
      <w:r w:rsidRPr="00554184">
        <w:fldChar w:fldCharType="begin"/>
      </w:r>
      <w:r w:rsidRPr="00554184">
        <w:instrText xml:space="preserve"> TOC \h \z \c "Figure" </w:instrText>
      </w:r>
      <w:r w:rsidRPr="00554184">
        <w:fldChar w:fldCharType="separate"/>
      </w:r>
      <w:hyperlink w:anchor="_Toc2841773" w:history="1">
        <w:r w:rsidR="00AC0741" w:rsidRPr="00206CC3">
          <w:rPr>
            <w:rStyle w:val="Hyperlink"/>
            <w:noProof/>
          </w:rPr>
          <w:t>Figure 1: Model Overview</w:t>
        </w:r>
        <w:r w:rsidR="00AC0741">
          <w:rPr>
            <w:noProof/>
            <w:webHidden/>
          </w:rPr>
          <w:tab/>
        </w:r>
        <w:r w:rsidR="00AC0741">
          <w:rPr>
            <w:noProof/>
            <w:webHidden/>
          </w:rPr>
          <w:fldChar w:fldCharType="begin"/>
        </w:r>
        <w:r w:rsidR="00AC0741">
          <w:rPr>
            <w:noProof/>
            <w:webHidden/>
          </w:rPr>
          <w:instrText xml:space="preserve"> PAGEREF _Toc2841773 \h </w:instrText>
        </w:r>
        <w:r w:rsidR="00AC0741">
          <w:rPr>
            <w:noProof/>
            <w:webHidden/>
          </w:rPr>
        </w:r>
        <w:r w:rsidR="00AC0741">
          <w:rPr>
            <w:noProof/>
            <w:webHidden/>
          </w:rPr>
          <w:fldChar w:fldCharType="separate"/>
        </w:r>
        <w:r w:rsidR="00AC0741">
          <w:rPr>
            <w:noProof/>
            <w:webHidden/>
          </w:rPr>
          <w:t>9</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4" w:history="1">
        <w:r w:rsidR="00AC0741" w:rsidRPr="00206CC3">
          <w:rPr>
            <w:rStyle w:val="Hyperlink"/>
            <w:noProof/>
          </w:rPr>
          <w:t>Figure 2: Example for the sub-structuring of *_Pacs</w:t>
        </w:r>
        <w:r w:rsidR="00AC0741">
          <w:rPr>
            <w:noProof/>
            <w:webHidden/>
          </w:rPr>
          <w:tab/>
        </w:r>
        <w:r w:rsidR="00AC0741">
          <w:rPr>
            <w:noProof/>
            <w:webHidden/>
          </w:rPr>
          <w:fldChar w:fldCharType="begin"/>
        </w:r>
        <w:r w:rsidR="00AC0741">
          <w:rPr>
            <w:noProof/>
            <w:webHidden/>
          </w:rPr>
          <w:instrText xml:space="preserve"> PAGEREF _Toc2841774 \h </w:instrText>
        </w:r>
        <w:r w:rsidR="00AC0741">
          <w:rPr>
            <w:noProof/>
            <w:webHidden/>
          </w:rPr>
        </w:r>
        <w:r w:rsidR="00AC0741">
          <w:rPr>
            <w:noProof/>
            <w:webHidden/>
          </w:rPr>
          <w:fldChar w:fldCharType="separate"/>
        </w:r>
        <w:r w:rsidR="00AC0741">
          <w:rPr>
            <w:noProof/>
            <w:webHidden/>
          </w:rPr>
          <w:t>10</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5" w:history="1">
        <w:r w:rsidR="00AC0741" w:rsidRPr="00206CC3">
          <w:rPr>
            <w:rStyle w:val="Hyperlink"/>
            <w:noProof/>
          </w:rPr>
          <w:t>Figure 3: Equipment part of the Core Information Model</w:t>
        </w:r>
        <w:r w:rsidR="00AC0741">
          <w:rPr>
            <w:noProof/>
            <w:webHidden/>
          </w:rPr>
          <w:tab/>
        </w:r>
        <w:r w:rsidR="00AC0741">
          <w:rPr>
            <w:noProof/>
            <w:webHidden/>
          </w:rPr>
          <w:fldChar w:fldCharType="begin"/>
        </w:r>
        <w:r w:rsidR="00AC0741">
          <w:rPr>
            <w:noProof/>
            <w:webHidden/>
          </w:rPr>
          <w:instrText xml:space="preserve"> PAGEREF _Toc2841775 \h </w:instrText>
        </w:r>
        <w:r w:rsidR="00AC0741">
          <w:rPr>
            <w:noProof/>
            <w:webHidden/>
          </w:rPr>
        </w:r>
        <w:r w:rsidR="00AC0741">
          <w:rPr>
            <w:noProof/>
            <w:webHidden/>
          </w:rPr>
          <w:fldChar w:fldCharType="separate"/>
        </w:r>
        <w:r w:rsidR="00AC0741">
          <w:rPr>
            <w:noProof/>
            <w:webHidden/>
          </w:rPr>
          <w:t>15</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6" w:history="1">
        <w:r w:rsidR="00AC0741" w:rsidRPr="00206CC3">
          <w:rPr>
            <w:rStyle w:val="Hyperlink"/>
            <w:noProof/>
          </w:rPr>
          <w:t>Figure 4: Usage of ONF Core Information Model 1.2</w:t>
        </w:r>
        <w:r w:rsidR="00AC0741">
          <w:rPr>
            <w:noProof/>
            <w:webHidden/>
          </w:rPr>
          <w:tab/>
        </w:r>
        <w:r w:rsidR="00AC0741">
          <w:rPr>
            <w:noProof/>
            <w:webHidden/>
          </w:rPr>
          <w:fldChar w:fldCharType="begin"/>
        </w:r>
        <w:r w:rsidR="00AC0741">
          <w:rPr>
            <w:noProof/>
            <w:webHidden/>
          </w:rPr>
          <w:instrText xml:space="preserve"> PAGEREF _Toc2841776 \h </w:instrText>
        </w:r>
        <w:r w:rsidR="00AC0741">
          <w:rPr>
            <w:noProof/>
            <w:webHidden/>
          </w:rPr>
        </w:r>
        <w:r w:rsidR="00AC0741">
          <w:rPr>
            <w:noProof/>
            <w:webHidden/>
          </w:rPr>
          <w:fldChar w:fldCharType="separate"/>
        </w:r>
        <w:r w:rsidR="00AC0741">
          <w:rPr>
            <w:noProof/>
            <w:webHidden/>
          </w:rPr>
          <w:t>18</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7" w:history="1">
        <w:r w:rsidR="00AC0741" w:rsidRPr="00206CC3">
          <w:rPr>
            <w:rStyle w:val="Hyperlink"/>
            <w:noProof/>
          </w:rPr>
          <w:t>Figure 5: Associations between LayerProtocol and *_Pac</w:t>
        </w:r>
        <w:r w:rsidR="00AC0741">
          <w:rPr>
            <w:noProof/>
            <w:webHidden/>
          </w:rPr>
          <w:tab/>
        </w:r>
        <w:r w:rsidR="00AC0741">
          <w:rPr>
            <w:noProof/>
            <w:webHidden/>
          </w:rPr>
          <w:fldChar w:fldCharType="begin"/>
        </w:r>
        <w:r w:rsidR="00AC0741">
          <w:rPr>
            <w:noProof/>
            <w:webHidden/>
          </w:rPr>
          <w:instrText xml:space="preserve"> PAGEREF _Toc2841777 \h </w:instrText>
        </w:r>
        <w:r w:rsidR="00AC0741">
          <w:rPr>
            <w:noProof/>
            <w:webHidden/>
          </w:rPr>
        </w:r>
        <w:r w:rsidR="00AC0741">
          <w:rPr>
            <w:noProof/>
            <w:webHidden/>
          </w:rPr>
          <w:fldChar w:fldCharType="separate"/>
        </w:r>
        <w:r w:rsidR="00AC0741">
          <w:rPr>
            <w:noProof/>
            <w:webHidden/>
          </w:rPr>
          <w:t>19</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8" w:history="1">
        <w:r w:rsidR="00AC0741" w:rsidRPr="00206CC3">
          <w:rPr>
            <w:rStyle w:val="Hyperlink"/>
            <w:noProof/>
          </w:rPr>
          <w:t>Figure 6: WireInterface_Pac</w:t>
        </w:r>
        <w:r w:rsidR="00AC0741">
          <w:rPr>
            <w:noProof/>
            <w:webHidden/>
          </w:rPr>
          <w:tab/>
        </w:r>
        <w:r w:rsidR="00AC0741">
          <w:rPr>
            <w:noProof/>
            <w:webHidden/>
          </w:rPr>
          <w:fldChar w:fldCharType="begin"/>
        </w:r>
        <w:r w:rsidR="00AC0741">
          <w:rPr>
            <w:noProof/>
            <w:webHidden/>
          </w:rPr>
          <w:instrText xml:space="preserve"> PAGEREF _Toc2841778 \h </w:instrText>
        </w:r>
        <w:r w:rsidR="00AC0741">
          <w:rPr>
            <w:noProof/>
            <w:webHidden/>
          </w:rPr>
        </w:r>
        <w:r w:rsidR="00AC0741">
          <w:rPr>
            <w:noProof/>
            <w:webHidden/>
          </w:rPr>
          <w:fldChar w:fldCharType="separate"/>
        </w:r>
        <w:r w:rsidR="00AC0741">
          <w:rPr>
            <w:noProof/>
            <w:webHidden/>
          </w:rPr>
          <w:t>22</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79" w:history="1">
        <w:r w:rsidR="00AC0741" w:rsidRPr="00206CC3">
          <w:rPr>
            <w:rStyle w:val="Hyperlink"/>
            <w:noProof/>
          </w:rPr>
          <w:t>Figure 7: Exemplary PureEthernetStructure_Pac</w:t>
        </w:r>
        <w:r w:rsidR="00AC0741">
          <w:rPr>
            <w:noProof/>
            <w:webHidden/>
          </w:rPr>
          <w:tab/>
        </w:r>
        <w:r w:rsidR="00AC0741">
          <w:rPr>
            <w:noProof/>
            <w:webHidden/>
          </w:rPr>
          <w:fldChar w:fldCharType="begin"/>
        </w:r>
        <w:r w:rsidR="00AC0741">
          <w:rPr>
            <w:noProof/>
            <w:webHidden/>
          </w:rPr>
          <w:instrText xml:space="preserve"> PAGEREF _Toc2841779 \h </w:instrText>
        </w:r>
        <w:r w:rsidR="00AC0741">
          <w:rPr>
            <w:noProof/>
            <w:webHidden/>
          </w:rPr>
        </w:r>
        <w:r w:rsidR="00AC0741">
          <w:rPr>
            <w:noProof/>
            <w:webHidden/>
          </w:rPr>
          <w:fldChar w:fldCharType="separate"/>
        </w:r>
        <w:r w:rsidR="00AC0741">
          <w:rPr>
            <w:noProof/>
            <w:webHidden/>
          </w:rPr>
          <w:t>40</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0" w:history="1">
        <w:r w:rsidR="00AC0741" w:rsidRPr="00206CC3">
          <w:rPr>
            <w:rStyle w:val="Hyperlink"/>
            <w:noProof/>
          </w:rPr>
          <w:t>Figure 8: Exemplary EthernetContainer_Pac</w:t>
        </w:r>
        <w:r w:rsidR="00AC0741">
          <w:rPr>
            <w:noProof/>
            <w:webHidden/>
          </w:rPr>
          <w:tab/>
        </w:r>
        <w:r w:rsidR="00AC0741">
          <w:rPr>
            <w:noProof/>
            <w:webHidden/>
          </w:rPr>
          <w:fldChar w:fldCharType="begin"/>
        </w:r>
        <w:r w:rsidR="00AC0741">
          <w:rPr>
            <w:noProof/>
            <w:webHidden/>
          </w:rPr>
          <w:instrText xml:space="preserve"> PAGEREF _Toc2841780 \h </w:instrText>
        </w:r>
        <w:r w:rsidR="00AC0741">
          <w:rPr>
            <w:noProof/>
            <w:webHidden/>
          </w:rPr>
        </w:r>
        <w:r w:rsidR="00AC0741">
          <w:rPr>
            <w:noProof/>
            <w:webHidden/>
          </w:rPr>
          <w:fldChar w:fldCharType="separate"/>
        </w:r>
        <w:r w:rsidR="00AC0741">
          <w:rPr>
            <w:noProof/>
            <w:webHidden/>
          </w:rPr>
          <w:t>41</w:t>
        </w:r>
        <w:r w:rsidR="00AC0741">
          <w:rPr>
            <w:noProof/>
            <w:webHidden/>
          </w:rPr>
          <w:fldChar w:fldCharType="end"/>
        </w:r>
      </w:hyperlink>
    </w:p>
    <w:p w:rsidR="001A1E52" w:rsidRPr="00554184" w:rsidRDefault="001A1E52" w:rsidP="00593C1A">
      <w:pPr>
        <w:pStyle w:val="Abbildungsverzeichnis"/>
        <w:rPr>
          <w:lang w:val="de-DE"/>
        </w:rPr>
      </w:pPr>
      <w:r w:rsidRPr="00554184">
        <w:fldChar w:fldCharType="end"/>
      </w:r>
    </w:p>
    <w:p w:rsidR="001A1E52" w:rsidRDefault="001A1E52" w:rsidP="00B941DA">
      <w:pPr>
        <w:pStyle w:val="Inhaltsverzeichnisberschrift"/>
        <w:outlineLvl w:val="0"/>
        <w:rPr>
          <w:lang w:val="en-GB"/>
        </w:rPr>
      </w:pPr>
      <w:bookmarkStart w:id="4" w:name="_Toc2841694"/>
      <w:r w:rsidRPr="00B941DA">
        <w:rPr>
          <w:lang w:val="en-GB"/>
        </w:rPr>
        <w:t>List of Tables</w:t>
      </w:r>
      <w:bookmarkEnd w:id="4"/>
    </w:p>
    <w:p w:rsidR="00AC0741" w:rsidRDefault="001A1E52">
      <w:pPr>
        <w:pStyle w:val="Abbildungsverzeichnis"/>
        <w:tabs>
          <w:tab w:val="right" w:leader="dot" w:pos="9350"/>
        </w:tabs>
        <w:rPr>
          <w:rFonts w:asciiTheme="minorHAnsi" w:eastAsiaTheme="minorEastAsia" w:hAnsiTheme="minorHAnsi" w:cstheme="minorBidi"/>
          <w:noProof/>
          <w:color w:val="auto"/>
          <w:sz w:val="22"/>
          <w:szCs w:val="22"/>
          <w:lang w:val="de-DE" w:eastAsia="de-DE"/>
        </w:rPr>
      </w:pPr>
      <w:r>
        <w:rPr>
          <w:lang w:val="en-GB"/>
        </w:rPr>
        <w:fldChar w:fldCharType="begin"/>
      </w:r>
      <w:r>
        <w:rPr>
          <w:lang w:val="en-GB"/>
        </w:rPr>
        <w:instrText xml:space="preserve"> TOC \h \z \c "Table" </w:instrText>
      </w:r>
      <w:r>
        <w:rPr>
          <w:lang w:val="en-GB"/>
        </w:rPr>
        <w:fldChar w:fldCharType="separate"/>
      </w:r>
      <w:hyperlink w:anchor="_Toc2841781" w:history="1">
        <w:r w:rsidR="00AC0741" w:rsidRPr="001453B5">
          <w:rPr>
            <w:rStyle w:val="Hyperlink"/>
            <w:noProof/>
          </w:rPr>
          <w:t>Table 1: ManufacturerProperties Class</w:t>
        </w:r>
        <w:r w:rsidR="00AC0741">
          <w:rPr>
            <w:noProof/>
            <w:webHidden/>
          </w:rPr>
          <w:tab/>
        </w:r>
        <w:r w:rsidR="00AC0741">
          <w:rPr>
            <w:noProof/>
            <w:webHidden/>
          </w:rPr>
          <w:fldChar w:fldCharType="begin"/>
        </w:r>
        <w:r w:rsidR="00AC0741">
          <w:rPr>
            <w:noProof/>
            <w:webHidden/>
          </w:rPr>
          <w:instrText xml:space="preserve"> PAGEREF _Toc2841781 \h </w:instrText>
        </w:r>
        <w:r w:rsidR="00AC0741">
          <w:rPr>
            <w:noProof/>
            <w:webHidden/>
          </w:rPr>
        </w:r>
        <w:r w:rsidR="00AC0741">
          <w:rPr>
            <w:noProof/>
            <w:webHidden/>
          </w:rPr>
          <w:fldChar w:fldCharType="separate"/>
        </w:r>
        <w:r w:rsidR="00AC0741">
          <w:rPr>
            <w:noProof/>
            <w:webHidden/>
          </w:rPr>
          <w:t>15</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2" w:history="1">
        <w:r w:rsidR="00AC0741" w:rsidRPr="001453B5">
          <w:rPr>
            <w:rStyle w:val="Hyperlink"/>
            <w:noProof/>
          </w:rPr>
          <w:t>Table 2: EquipmentType Class</w:t>
        </w:r>
        <w:r w:rsidR="00AC0741">
          <w:rPr>
            <w:noProof/>
            <w:webHidden/>
          </w:rPr>
          <w:tab/>
        </w:r>
        <w:r w:rsidR="00AC0741">
          <w:rPr>
            <w:noProof/>
            <w:webHidden/>
          </w:rPr>
          <w:fldChar w:fldCharType="begin"/>
        </w:r>
        <w:r w:rsidR="00AC0741">
          <w:rPr>
            <w:noProof/>
            <w:webHidden/>
          </w:rPr>
          <w:instrText xml:space="preserve"> PAGEREF _Toc2841782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3" w:history="1">
        <w:r w:rsidR="00AC0741" w:rsidRPr="001453B5">
          <w:rPr>
            <w:rStyle w:val="Hyperlink"/>
            <w:noProof/>
          </w:rPr>
          <w:t>Table 3: EquipmentInstance Class</w:t>
        </w:r>
        <w:r w:rsidR="00AC0741">
          <w:rPr>
            <w:noProof/>
            <w:webHidden/>
          </w:rPr>
          <w:tab/>
        </w:r>
        <w:r w:rsidR="00AC0741">
          <w:rPr>
            <w:noProof/>
            <w:webHidden/>
          </w:rPr>
          <w:fldChar w:fldCharType="begin"/>
        </w:r>
        <w:r w:rsidR="00AC0741">
          <w:rPr>
            <w:noProof/>
            <w:webHidden/>
          </w:rPr>
          <w:instrText xml:space="preserve"> PAGEREF _Toc2841783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4" w:history="1">
        <w:r w:rsidR="00AC0741" w:rsidRPr="001453B5">
          <w:rPr>
            <w:rStyle w:val="Hyperlink"/>
            <w:noProof/>
          </w:rPr>
          <w:t>Table 4: PhysicalProperties Class</w:t>
        </w:r>
        <w:r w:rsidR="00AC0741">
          <w:rPr>
            <w:noProof/>
            <w:webHidden/>
          </w:rPr>
          <w:tab/>
        </w:r>
        <w:r w:rsidR="00AC0741">
          <w:rPr>
            <w:noProof/>
            <w:webHidden/>
          </w:rPr>
          <w:fldChar w:fldCharType="begin"/>
        </w:r>
        <w:r w:rsidR="00AC0741">
          <w:rPr>
            <w:noProof/>
            <w:webHidden/>
          </w:rPr>
          <w:instrText xml:space="preserve"> PAGEREF _Toc2841784 \h </w:instrText>
        </w:r>
        <w:r w:rsidR="00AC0741">
          <w:rPr>
            <w:noProof/>
            <w:webHidden/>
          </w:rPr>
        </w:r>
        <w:r w:rsidR="00AC0741">
          <w:rPr>
            <w:noProof/>
            <w:webHidden/>
          </w:rPr>
          <w:fldChar w:fldCharType="separate"/>
        </w:r>
        <w:r w:rsidR="00AC0741">
          <w:rPr>
            <w:noProof/>
            <w:webHidden/>
          </w:rPr>
          <w:t>16</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5" w:history="1">
        <w:r w:rsidR="00AC0741" w:rsidRPr="001453B5">
          <w:rPr>
            <w:rStyle w:val="Hyperlink"/>
            <w:noProof/>
          </w:rPr>
          <w:t>Table 5: Attributes for WireInterface_Pac</w:t>
        </w:r>
        <w:r w:rsidR="00AC0741">
          <w:rPr>
            <w:noProof/>
            <w:webHidden/>
          </w:rPr>
          <w:tab/>
        </w:r>
        <w:r w:rsidR="00AC0741">
          <w:rPr>
            <w:noProof/>
            <w:webHidden/>
          </w:rPr>
          <w:fldChar w:fldCharType="begin"/>
        </w:r>
        <w:r w:rsidR="00AC0741">
          <w:rPr>
            <w:noProof/>
            <w:webHidden/>
          </w:rPr>
          <w:instrText xml:space="preserve"> PAGEREF _Toc2841785 \h </w:instrText>
        </w:r>
        <w:r w:rsidR="00AC0741">
          <w:rPr>
            <w:noProof/>
            <w:webHidden/>
          </w:rPr>
        </w:r>
        <w:r w:rsidR="00AC0741">
          <w:rPr>
            <w:noProof/>
            <w:webHidden/>
          </w:rPr>
          <w:fldChar w:fldCharType="separate"/>
        </w:r>
        <w:r w:rsidR="00AC0741">
          <w:rPr>
            <w:noProof/>
            <w:webHidden/>
          </w:rPr>
          <w:t>23</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6" w:history="1">
        <w:r w:rsidR="00AC0741" w:rsidRPr="001453B5">
          <w:rPr>
            <w:rStyle w:val="Hyperlink"/>
            <w:noProof/>
          </w:rPr>
          <w:t>Table 6: Attributes for WireInterfaceConfiguration</w:t>
        </w:r>
        <w:r w:rsidR="00AC0741">
          <w:rPr>
            <w:noProof/>
            <w:webHidden/>
          </w:rPr>
          <w:tab/>
        </w:r>
        <w:r w:rsidR="00AC0741">
          <w:rPr>
            <w:noProof/>
            <w:webHidden/>
          </w:rPr>
          <w:fldChar w:fldCharType="begin"/>
        </w:r>
        <w:r w:rsidR="00AC0741">
          <w:rPr>
            <w:noProof/>
            <w:webHidden/>
          </w:rPr>
          <w:instrText xml:space="preserve"> PAGEREF _Toc2841786 \h </w:instrText>
        </w:r>
        <w:r w:rsidR="00AC0741">
          <w:rPr>
            <w:noProof/>
            <w:webHidden/>
          </w:rPr>
        </w:r>
        <w:r w:rsidR="00AC0741">
          <w:rPr>
            <w:noProof/>
            <w:webHidden/>
          </w:rPr>
          <w:fldChar w:fldCharType="separate"/>
        </w:r>
        <w:r w:rsidR="00AC0741">
          <w:rPr>
            <w:noProof/>
            <w:webHidden/>
          </w:rPr>
          <w:t>25</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7" w:history="1">
        <w:r w:rsidR="00AC0741" w:rsidRPr="001453B5">
          <w:rPr>
            <w:rStyle w:val="Hyperlink"/>
            <w:noProof/>
          </w:rPr>
          <w:t>Table 7: Attributes for WireInterfaceCurrentProblems</w:t>
        </w:r>
        <w:r w:rsidR="00AC0741">
          <w:rPr>
            <w:noProof/>
            <w:webHidden/>
          </w:rPr>
          <w:tab/>
        </w:r>
        <w:r w:rsidR="00AC0741">
          <w:rPr>
            <w:noProof/>
            <w:webHidden/>
          </w:rPr>
          <w:fldChar w:fldCharType="begin"/>
        </w:r>
        <w:r w:rsidR="00AC0741">
          <w:rPr>
            <w:noProof/>
            <w:webHidden/>
          </w:rPr>
          <w:instrText xml:space="preserve"> PAGEREF _Toc2841787 \h </w:instrText>
        </w:r>
        <w:r w:rsidR="00AC0741">
          <w:rPr>
            <w:noProof/>
            <w:webHidden/>
          </w:rPr>
        </w:r>
        <w:r w:rsidR="00AC0741">
          <w:rPr>
            <w:noProof/>
            <w:webHidden/>
          </w:rPr>
          <w:fldChar w:fldCharType="separate"/>
        </w:r>
        <w:r w:rsidR="00AC0741">
          <w:rPr>
            <w:noProof/>
            <w:webHidden/>
          </w:rPr>
          <w:t>29</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8" w:history="1">
        <w:r w:rsidR="00AC0741" w:rsidRPr="001453B5">
          <w:rPr>
            <w:rStyle w:val="Hyperlink"/>
            <w:noProof/>
          </w:rPr>
          <w:t>Table 8: Attributes for WireInterfaceCurrentPerformance</w:t>
        </w:r>
        <w:r w:rsidR="00AC0741">
          <w:rPr>
            <w:noProof/>
            <w:webHidden/>
          </w:rPr>
          <w:tab/>
        </w:r>
        <w:r w:rsidR="00AC0741">
          <w:rPr>
            <w:noProof/>
            <w:webHidden/>
          </w:rPr>
          <w:fldChar w:fldCharType="begin"/>
        </w:r>
        <w:r w:rsidR="00AC0741">
          <w:rPr>
            <w:noProof/>
            <w:webHidden/>
          </w:rPr>
          <w:instrText xml:space="preserve"> PAGEREF _Toc2841788 \h </w:instrText>
        </w:r>
        <w:r w:rsidR="00AC0741">
          <w:rPr>
            <w:noProof/>
            <w:webHidden/>
          </w:rPr>
        </w:r>
        <w:r w:rsidR="00AC0741">
          <w:rPr>
            <w:noProof/>
            <w:webHidden/>
          </w:rPr>
          <w:fldChar w:fldCharType="separate"/>
        </w:r>
        <w:r w:rsidR="00AC0741">
          <w:rPr>
            <w:noProof/>
            <w:webHidden/>
          </w:rPr>
          <w:t>30</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89" w:history="1">
        <w:r w:rsidR="00AC0741" w:rsidRPr="001453B5">
          <w:rPr>
            <w:rStyle w:val="Hyperlink"/>
            <w:noProof/>
          </w:rPr>
          <w:t>Table 9: Attributes for WireInterfaceHistoricalPerformances</w:t>
        </w:r>
        <w:r w:rsidR="00AC0741">
          <w:rPr>
            <w:noProof/>
            <w:webHidden/>
          </w:rPr>
          <w:tab/>
        </w:r>
        <w:r w:rsidR="00AC0741">
          <w:rPr>
            <w:noProof/>
            <w:webHidden/>
          </w:rPr>
          <w:fldChar w:fldCharType="begin"/>
        </w:r>
        <w:r w:rsidR="00AC0741">
          <w:rPr>
            <w:noProof/>
            <w:webHidden/>
          </w:rPr>
          <w:instrText xml:space="preserve"> PAGEREF _Toc2841789 \h </w:instrText>
        </w:r>
        <w:r w:rsidR="00AC0741">
          <w:rPr>
            <w:noProof/>
            <w:webHidden/>
          </w:rPr>
        </w:r>
        <w:r w:rsidR="00AC0741">
          <w:rPr>
            <w:noProof/>
            <w:webHidden/>
          </w:rPr>
          <w:fldChar w:fldCharType="separate"/>
        </w:r>
        <w:r w:rsidR="00AC0741">
          <w:rPr>
            <w:noProof/>
            <w:webHidden/>
          </w:rPr>
          <w:t>31</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0" w:history="1">
        <w:r w:rsidR="00AC0741" w:rsidRPr="001453B5">
          <w:rPr>
            <w:rStyle w:val="Hyperlink"/>
            <w:noProof/>
          </w:rPr>
          <w:t>Table 10: Attributes for WireInterfaceCapability</w:t>
        </w:r>
        <w:r w:rsidR="00AC0741">
          <w:rPr>
            <w:noProof/>
            <w:webHidden/>
          </w:rPr>
          <w:tab/>
        </w:r>
        <w:r w:rsidR="00AC0741">
          <w:rPr>
            <w:noProof/>
            <w:webHidden/>
          </w:rPr>
          <w:fldChar w:fldCharType="begin"/>
        </w:r>
        <w:r w:rsidR="00AC0741">
          <w:rPr>
            <w:noProof/>
            <w:webHidden/>
          </w:rPr>
          <w:instrText xml:space="preserve"> PAGEREF _Toc2841790 \h </w:instrText>
        </w:r>
        <w:r w:rsidR="00AC0741">
          <w:rPr>
            <w:noProof/>
            <w:webHidden/>
          </w:rPr>
        </w:r>
        <w:r w:rsidR="00AC0741">
          <w:rPr>
            <w:noProof/>
            <w:webHidden/>
          </w:rPr>
          <w:fldChar w:fldCharType="separate"/>
        </w:r>
        <w:r w:rsidR="00AC0741">
          <w:rPr>
            <w:noProof/>
            <w:webHidden/>
          </w:rPr>
          <w:t>31</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1" w:history="1">
        <w:r w:rsidR="00AC0741" w:rsidRPr="001453B5">
          <w:rPr>
            <w:rStyle w:val="Hyperlink"/>
            <w:noProof/>
          </w:rPr>
          <w:t>Table 11: Attributes for WireInterfaceStatus</w:t>
        </w:r>
        <w:r w:rsidR="00AC0741">
          <w:rPr>
            <w:noProof/>
            <w:webHidden/>
          </w:rPr>
          <w:tab/>
        </w:r>
        <w:r w:rsidR="00AC0741">
          <w:rPr>
            <w:noProof/>
            <w:webHidden/>
          </w:rPr>
          <w:fldChar w:fldCharType="begin"/>
        </w:r>
        <w:r w:rsidR="00AC0741">
          <w:rPr>
            <w:noProof/>
            <w:webHidden/>
          </w:rPr>
          <w:instrText xml:space="preserve"> PAGEREF _Toc2841791 \h </w:instrText>
        </w:r>
        <w:r w:rsidR="00AC0741">
          <w:rPr>
            <w:noProof/>
            <w:webHidden/>
          </w:rPr>
        </w:r>
        <w:r w:rsidR="00AC0741">
          <w:rPr>
            <w:noProof/>
            <w:webHidden/>
          </w:rPr>
          <w:fldChar w:fldCharType="separate"/>
        </w:r>
        <w:r w:rsidR="00AC0741">
          <w:rPr>
            <w:noProof/>
            <w:webHidden/>
          </w:rPr>
          <w:t>36</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2" w:history="1">
        <w:r w:rsidR="00AC0741" w:rsidRPr="001453B5">
          <w:rPr>
            <w:rStyle w:val="Hyperlink"/>
            <w:noProof/>
          </w:rPr>
          <w:t>Table 12: Attributes for PmdType</w:t>
        </w:r>
        <w:r w:rsidR="00AC0741">
          <w:rPr>
            <w:noProof/>
            <w:webHidden/>
          </w:rPr>
          <w:tab/>
        </w:r>
        <w:r w:rsidR="00AC0741">
          <w:rPr>
            <w:noProof/>
            <w:webHidden/>
          </w:rPr>
          <w:fldChar w:fldCharType="begin"/>
        </w:r>
        <w:r w:rsidR="00AC0741">
          <w:rPr>
            <w:noProof/>
            <w:webHidden/>
          </w:rPr>
          <w:instrText xml:space="preserve"> PAGEREF _Toc2841792 \h </w:instrText>
        </w:r>
        <w:r w:rsidR="00AC0741">
          <w:rPr>
            <w:noProof/>
            <w:webHidden/>
          </w:rPr>
        </w:r>
        <w:r w:rsidR="00AC0741">
          <w:rPr>
            <w:noProof/>
            <w:webHidden/>
          </w:rPr>
          <w:fldChar w:fldCharType="separate"/>
        </w:r>
        <w:r w:rsidR="00AC0741">
          <w:rPr>
            <w:noProof/>
            <w:webHidden/>
          </w:rPr>
          <w:t>42</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3" w:history="1">
        <w:r w:rsidR="00AC0741" w:rsidRPr="001453B5">
          <w:rPr>
            <w:rStyle w:val="Hyperlink"/>
            <w:noProof/>
          </w:rPr>
          <w:t>Table 13: Attributes for WireInterfaceCurrentPerformanceType</w:t>
        </w:r>
        <w:r w:rsidR="00AC0741">
          <w:rPr>
            <w:noProof/>
            <w:webHidden/>
          </w:rPr>
          <w:tab/>
        </w:r>
        <w:r w:rsidR="00AC0741">
          <w:rPr>
            <w:noProof/>
            <w:webHidden/>
          </w:rPr>
          <w:fldChar w:fldCharType="begin"/>
        </w:r>
        <w:r w:rsidR="00AC0741">
          <w:rPr>
            <w:noProof/>
            <w:webHidden/>
          </w:rPr>
          <w:instrText xml:space="preserve"> PAGEREF _Toc2841793 \h </w:instrText>
        </w:r>
        <w:r w:rsidR="00AC0741">
          <w:rPr>
            <w:noProof/>
            <w:webHidden/>
          </w:rPr>
        </w:r>
        <w:r w:rsidR="00AC0741">
          <w:rPr>
            <w:noProof/>
            <w:webHidden/>
          </w:rPr>
          <w:fldChar w:fldCharType="separate"/>
        </w:r>
        <w:r w:rsidR="00AC0741">
          <w:rPr>
            <w:noProof/>
            <w:webHidden/>
          </w:rPr>
          <w:t>43</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4" w:history="1">
        <w:r w:rsidR="00AC0741" w:rsidRPr="001453B5">
          <w:rPr>
            <w:rStyle w:val="Hyperlink"/>
            <w:noProof/>
          </w:rPr>
          <w:t>Table 14: Attributes for WireInterfaceCurrentProblemType</w:t>
        </w:r>
        <w:r w:rsidR="00AC0741">
          <w:rPr>
            <w:noProof/>
            <w:webHidden/>
          </w:rPr>
          <w:tab/>
        </w:r>
        <w:r w:rsidR="00AC0741">
          <w:rPr>
            <w:noProof/>
            <w:webHidden/>
          </w:rPr>
          <w:fldChar w:fldCharType="begin"/>
        </w:r>
        <w:r w:rsidR="00AC0741">
          <w:rPr>
            <w:noProof/>
            <w:webHidden/>
          </w:rPr>
          <w:instrText xml:space="preserve"> PAGEREF _Toc2841794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5" w:history="1">
        <w:r w:rsidR="00AC0741" w:rsidRPr="001453B5">
          <w:rPr>
            <w:rStyle w:val="Hyperlink"/>
            <w:noProof/>
          </w:rPr>
          <w:t>Table 15: Attributes for WireInterfaceHistoricalPerformanceType</w:t>
        </w:r>
        <w:r w:rsidR="00AC0741">
          <w:rPr>
            <w:noProof/>
            <w:webHidden/>
          </w:rPr>
          <w:tab/>
        </w:r>
        <w:r w:rsidR="00AC0741">
          <w:rPr>
            <w:noProof/>
            <w:webHidden/>
          </w:rPr>
          <w:fldChar w:fldCharType="begin"/>
        </w:r>
        <w:r w:rsidR="00AC0741">
          <w:rPr>
            <w:noProof/>
            <w:webHidden/>
          </w:rPr>
          <w:instrText xml:space="preserve"> PAGEREF _Toc2841795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6" w:history="1">
        <w:r w:rsidR="00AC0741" w:rsidRPr="001453B5">
          <w:rPr>
            <w:rStyle w:val="Hyperlink"/>
            <w:noProof/>
          </w:rPr>
          <w:t>Table 16: Attributes for WireInterfacePerformanceType</w:t>
        </w:r>
        <w:r w:rsidR="00AC0741">
          <w:rPr>
            <w:noProof/>
            <w:webHidden/>
          </w:rPr>
          <w:tab/>
        </w:r>
        <w:r w:rsidR="00AC0741">
          <w:rPr>
            <w:noProof/>
            <w:webHidden/>
          </w:rPr>
          <w:fldChar w:fldCharType="begin"/>
        </w:r>
        <w:r w:rsidR="00AC0741">
          <w:rPr>
            <w:noProof/>
            <w:webHidden/>
          </w:rPr>
          <w:instrText xml:space="preserve"> PAGEREF _Toc2841796 \h </w:instrText>
        </w:r>
        <w:r w:rsidR="00AC0741">
          <w:rPr>
            <w:noProof/>
            <w:webHidden/>
          </w:rPr>
        </w:r>
        <w:r w:rsidR="00AC0741">
          <w:rPr>
            <w:noProof/>
            <w:webHidden/>
          </w:rPr>
          <w:fldChar w:fldCharType="separate"/>
        </w:r>
        <w:r w:rsidR="00AC0741">
          <w:rPr>
            <w:noProof/>
            <w:webHidden/>
          </w:rPr>
          <w:t>44</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7" w:history="1">
        <w:r w:rsidR="00AC0741" w:rsidRPr="001453B5">
          <w:rPr>
            <w:rStyle w:val="Hyperlink"/>
            <w:noProof/>
          </w:rPr>
          <w:t>Table 17: Attributes for WireInterfaceProblemSeverityType</w:t>
        </w:r>
        <w:r w:rsidR="00AC0741">
          <w:rPr>
            <w:noProof/>
            <w:webHidden/>
          </w:rPr>
          <w:tab/>
        </w:r>
        <w:r w:rsidR="00AC0741">
          <w:rPr>
            <w:noProof/>
            <w:webHidden/>
          </w:rPr>
          <w:fldChar w:fldCharType="begin"/>
        </w:r>
        <w:r w:rsidR="00AC0741">
          <w:rPr>
            <w:noProof/>
            <w:webHidden/>
          </w:rPr>
          <w:instrText xml:space="preserve"> PAGEREF _Toc2841797 \h </w:instrText>
        </w:r>
        <w:r w:rsidR="00AC0741">
          <w:rPr>
            <w:noProof/>
            <w:webHidden/>
          </w:rPr>
        </w:r>
        <w:r w:rsidR="00AC0741">
          <w:rPr>
            <w:noProof/>
            <w:webHidden/>
          </w:rPr>
          <w:fldChar w:fldCharType="separate"/>
        </w:r>
        <w:r w:rsidR="00AC0741">
          <w:rPr>
            <w:noProof/>
            <w:webHidden/>
          </w:rPr>
          <w:t>46</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8" w:history="1">
        <w:r w:rsidR="00AC0741" w:rsidRPr="001453B5">
          <w:rPr>
            <w:rStyle w:val="Hyperlink"/>
            <w:noProof/>
          </w:rPr>
          <w:t>Table 18: Attributes for WireCurrentProblem</w:t>
        </w:r>
        <w:r w:rsidR="00AC0741">
          <w:rPr>
            <w:noProof/>
            <w:webHidden/>
          </w:rPr>
          <w:tab/>
        </w:r>
        <w:r w:rsidR="00AC0741">
          <w:rPr>
            <w:noProof/>
            <w:webHidden/>
          </w:rPr>
          <w:fldChar w:fldCharType="begin"/>
        </w:r>
        <w:r w:rsidR="00AC0741">
          <w:rPr>
            <w:noProof/>
            <w:webHidden/>
          </w:rPr>
          <w:instrText xml:space="preserve"> PAGEREF _Toc2841798 \h </w:instrText>
        </w:r>
        <w:r w:rsidR="00AC0741">
          <w:rPr>
            <w:noProof/>
            <w:webHidden/>
          </w:rPr>
        </w:r>
        <w:r w:rsidR="00AC0741">
          <w:rPr>
            <w:noProof/>
            <w:webHidden/>
          </w:rPr>
          <w:fldChar w:fldCharType="separate"/>
        </w:r>
        <w:r w:rsidR="00AC0741">
          <w:rPr>
            <w:noProof/>
            <w:webHidden/>
          </w:rPr>
          <w:t>52</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799" w:history="1">
        <w:r w:rsidR="00AC0741" w:rsidRPr="001453B5">
          <w:rPr>
            <w:rStyle w:val="Hyperlink"/>
            <w:noProof/>
          </w:rPr>
          <w:t>Table 19: Attributes for AttributeValueChangedNotification</w:t>
        </w:r>
        <w:r w:rsidR="00AC0741">
          <w:rPr>
            <w:noProof/>
            <w:webHidden/>
          </w:rPr>
          <w:tab/>
        </w:r>
        <w:r w:rsidR="00AC0741">
          <w:rPr>
            <w:noProof/>
            <w:webHidden/>
          </w:rPr>
          <w:fldChar w:fldCharType="begin"/>
        </w:r>
        <w:r w:rsidR="00AC0741">
          <w:rPr>
            <w:noProof/>
            <w:webHidden/>
          </w:rPr>
          <w:instrText xml:space="preserve"> PAGEREF _Toc2841799 \h </w:instrText>
        </w:r>
        <w:r w:rsidR="00AC0741">
          <w:rPr>
            <w:noProof/>
            <w:webHidden/>
          </w:rPr>
        </w:r>
        <w:r w:rsidR="00AC0741">
          <w:rPr>
            <w:noProof/>
            <w:webHidden/>
          </w:rPr>
          <w:fldChar w:fldCharType="separate"/>
        </w:r>
        <w:r w:rsidR="00AC0741">
          <w:rPr>
            <w:noProof/>
            <w:webHidden/>
          </w:rPr>
          <w:t>53</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800" w:history="1">
        <w:r w:rsidR="00AC0741" w:rsidRPr="001453B5">
          <w:rPr>
            <w:rStyle w:val="Hyperlink"/>
            <w:noProof/>
          </w:rPr>
          <w:t>Table 20: Attributes for ObjectCreationNotification</w:t>
        </w:r>
        <w:r w:rsidR="00AC0741">
          <w:rPr>
            <w:noProof/>
            <w:webHidden/>
          </w:rPr>
          <w:tab/>
        </w:r>
        <w:r w:rsidR="00AC0741">
          <w:rPr>
            <w:noProof/>
            <w:webHidden/>
          </w:rPr>
          <w:fldChar w:fldCharType="begin"/>
        </w:r>
        <w:r w:rsidR="00AC0741">
          <w:rPr>
            <w:noProof/>
            <w:webHidden/>
          </w:rPr>
          <w:instrText xml:space="preserve"> PAGEREF _Toc2841800 \h </w:instrText>
        </w:r>
        <w:r w:rsidR="00AC0741">
          <w:rPr>
            <w:noProof/>
            <w:webHidden/>
          </w:rPr>
        </w:r>
        <w:r w:rsidR="00AC0741">
          <w:rPr>
            <w:noProof/>
            <w:webHidden/>
          </w:rPr>
          <w:fldChar w:fldCharType="separate"/>
        </w:r>
        <w:r w:rsidR="00AC0741">
          <w:rPr>
            <w:noProof/>
            <w:webHidden/>
          </w:rPr>
          <w:t>55</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801" w:history="1">
        <w:r w:rsidR="00AC0741" w:rsidRPr="001453B5">
          <w:rPr>
            <w:rStyle w:val="Hyperlink"/>
            <w:noProof/>
          </w:rPr>
          <w:t>Table 21: Attributes for ObjectDeletionNotification</w:t>
        </w:r>
        <w:r w:rsidR="00AC0741">
          <w:rPr>
            <w:noProof/>
            <w:webHidden/>
          </w:rPr>
          <w:tab/>
        </w:r>
        <w:r w:rsidR="00AC0741">
          <w:rPr>
            <w:noProof/>
            <w:webHidden/>
          </w:rPr>
          <w:fldChar w:fldCharType="begin"/>
        </w:r>
        <w:r w:rsidR="00AC0741">
          <w:rPr>
            <w:noProof/>
            <w:webHidden/>
          </w:rPr>
          <w:instrText xml:space="preserve"> PAGEREF _Toc2841801 \h </w:instrText>
        </w:r>
        <w:r w:rsidR="00AC0741">
          <w:rPr>
            <w:noProof/>
            <w:webHidden/>
          </w:rPr>
        </w:r>
        <w:r w:rsidR="00AC0741">
          <w:rPr>
            <w:noProof/>
            <w:webHidden/>
          </w:rPr>
          <w:fldChar w:fldCharType="separate"/>
        </w:r>
        <w:r w:rsidR="00AC0741">
          <w:rPr>
            <w:noProof/>
            <w:webHidden/>
          </w:rPr>
          <w:t>56</w:t>
        </w:r>
        <w:r w:rsidR="00AC0741">
          <w:rPr>
            <w:noProof/>
            <w:webHidden/>
          </w:rPr>
          <w:fldChar w:fldCharType="end"/>
        </w:r>
      </w:hyperlink>
    </w:p>
    <w:p w:rsidR="00AC0741" w:rsidRDefault="002679F3">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841802" w:history="1">
        <w:r w:rsidR="00AC0741" w:rsidRPr="001453B5">
          <w:rPr>
            <w:rStyle w:val="Hyperlink"/>
            <w:noProof/>
          </w:rPr>
          <w:t>Table 22: Attributes for ProblemNotification</w:t>
        </w:r>
        <w:r w:rsidR="00AC0741">
          <w:rPr>
            <w:noProof/>
            <w:webHidden/>
          </w:rPr>
          <w:tab/>
        </w:r>
        <w:r w:rsidR="00AC0741">
          <w:rPr>
            <w:noProof/>
            <w:webHidden/>
          </w:rPr>
          <w:fldChar w:fldCharType="begin"/>
        </w:r>
        <w:r w:rsidR="00AC0741">
          <w:rPr>
            <w:noProof/>
            <w:webHidden/>
          </w:rPr>
          <w:instrText xml:space="preserve"> PAGEREF _Toc2841802 \h </w:instrText>
        </w:r>
        <w:r w:rsidR="00AC0741">
          <w:rPr>
            <w:noProof/>
            <w:webHidden/>
          </w:rPr>
        </w:r>
        <w:r w:rsidR="00AC0741">
          <w:rPr>
            <w:noProof/>
            <w:webHidden/>
          </w:rPr>
          <w:fldChar w:fldCharType="separate"/>
        </w:r>
        <w:r w:rsidR="00AC0741">
          <w:rPr>
            <w:noProof/>
            <w:webHidden/>
          </w:rPr>
          <w:t>57</w:t>
        </w:r>
        <w:r w:rsidR="00AC0741">
          <w:rPr>
            <w:noProof/>
            <w:webHidden/>
          </w:rPr>
          <w:fldChar w:fldCharType="end"/>
        </w:r>
      </w:hyperlink>
    </w:p>
    <w:p w:rsidR="001A1E52" w:rsidRPr="00B941DA" w:rsidRDefault="001A1E52" w:rsidP="00945F0C">
      <w:pPr>
        <w:rPr>
          <w:lang w:val="en-GB"/>
        </w:rPr>
      </w:pPr>
      <w:r>
        <w:rPr>
          <w:lang w:val="en-GB"/>
        </w:rPr>
        <w:fldChar w:fldCharType="end"/>
      </w:r>
    </w:p>
    <w:p w:rsidR="001A1E52" w:rsidRPr="001D1C3F" w:rsidRDefault="001A1E52" w:rsidP="00B16FFE">
      <w:pPr>
        <w:pStyle w:val="Inhaltsverzeichnisberschrift"/>
        <w:outlineLvl w:val="0"/>
      </w:pPr>
      <w:bookmarkStart w:id="5" w:name="_Toc2841695"/>
      <w:r w:rsidRPr="001D1C3F">
        <w:t>Document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53"/>
        <w:gridCol w:w="6447"/>
      </w:tblGrid>
      <w:tr w:rsidR="001A1E52" w:rsidRPr="00762162" w:rsidTr="006076B7">
        <w:trPr>
          <w:cantSplit/>
          <w:trHeight w:val="548"/>
        </w:trPr>
        <w:tc>
          <w:tcPr>
            <w:tcW w:w="950" w:type="dxa"/>
          </w:tcPr>
          <w:p w:rsidR="001A1E52" w:rsidRPr="00412F59" w:rsidRDefault="001A1E52" w:rsidP="00C17E32">
            <w:pPr>
              <w:pStyle w:val="berschrift8"/>
            </w:pPr>
            <w:r w:rsidRPr="00412F59">
              <w:t>Version</w:t>
            </w:r>
          </w:p>
        </w:tc>
        <w:tc>
          <w:tcPr>
            <w:tcW w:w="1956" w:type="dxa"/>
          </w:tcPr>
          <w:p w:rsidR="001A1E52" w:rsidRPr="00412F59" w:rsidRDefault="001A1E52" w:rsidP="00C17E32">
            <w:pPr>
              <w:pStyle w:val="berschrift8"/>
            </w:pPr>
            <w:r w:rsidRPr="00412F59">
              <w:t>Date</w:t>
            </w:r>
          </w:p>
        </w:tc>
        <w:tc>
          <w:tcPr>
            <w:tcW w:w="6444" w:type="dxa"/>
          </w:tcPr>
          <w:p w:rsidR="001A1E52" w:rsidRPr="00762162" w:rsidRDefault="001A1E52" w:rsidP="00C17E32">
            <w:pPr>
              <w:pStyle w:val="berschrift8"/>
            </w:pPr>
            <w:r w:rsidRPr="00412F59">
              <w:t>Description of Change</w:t>
            </w:r>
          </w:p>
        </w:tc>
      </w:tr>
      <w:tr w:rsidR="002C3E95" w:rsidRPr="00762162" w:rsidTr="00A07E83">
        <w:trPr>
          <w:cantSplit/>
        </w:trPr>
        <w:tc>
          <w:tcPr>
            <w:tcW w:w="950" w:type="dxa"/>
          </w:tcPr>
          <w:p w:rsidR="002C3E95" w:rsidRPr="00615DE5" w:rsidRDefault="00E772CC" w:rsidP="002C3E95">
            <w:pPr>
              <w:pStyle w:val="Text"/>
            </w:pPr>
            <w:r>
              <w:t>1.0.0-0</w:t>
            </w:r>
          </w:p>
        </w:tc>
        <w:tc>
          <w:tcPr>
            <w:tcW w:w="2002" w:type="dxa"/>
          </w:tcPr>
          <w:p w:rsidR="002C3E95" w:rsidRPr="00615DE5" w:rsidRDefault="002C3E95" w:rsidP="002C3E95">
            <w:pPr>
              <w:pStyle w:val="Text"/>
            </w:pPr>
            <w:r w:rsidRPr="00615DE5">
              <w:t>2017-</w:t>
            </w:r>
            <w:r>
              <w:t>12</w:t>
            </w:r>
            <w:r w:rsidRPr="00615DE5">
              <w:t>-0</w:t>
            </w:r>
            <w:r>
              <w:t>9</w:t>
            </w:r>
          </w:p>
        </w:tc>
        <w:tc>
          <w:tcPr>
            <w:tcW w:w="6624" w:type="dxa"/>
          </w:tcPr>
          <w:p w:rsidR="002C3E95" w:rsidRPr="00615DE5" w:rsidRDefault="002C3E95" w:rsidP="002C3E95">
            <w:pPr>
              <w:pStyle w:val="Text"/>
            </w:pPr>
            <w:r w:rsidRPr="00615DE5">
              <w:t xml:space="preserve">Initial version of the Ethernet PHY Information Model as technology specific extension to the TR-512 ONF Core Information Model </w:t>
            </w:r>
            <w:r w:rsidR="00AC0741">
              <w:t>[</w:t>
            </w:r>
            <w:r w:rsidRPr="00615DE5">
              <w:t>ONF C</w:t>
            </w:r>
            <w:r>
              <w:t>ore</w:t>
            </w:r>
            <w:r w:rsidRPr="00615DE5">
              <w:t xml:space="preserve"> IM</w:t>
            </w:r>
            <w:r w:rsidR="00AC0741">
              <w:t>]</w:t>
            </w:r>
          </w:p>
        </w:tc>
      </w:tr>
      <w:tr w:rsidR="001A1E52" w:rsidRPr="00762162" w:rsidTr="00A07E83">
        <w:trPr>
          <w:cantSplit/>
        </w:trPr>
        <w:tc>
          <w:tcPr>
            <w:tcW w:w="950" w:type="dxa"/>
          </w:tcPr>
          <w:p w:rsidR="001A1E52" w:rsidRPr="00762162" w:rsidRDefault="00E772CC" w:rsidP="002C3E95">
            <w:pPr>
              <w:pStyle w:val="Text"/>
            </w:pPr>
            <w:r>
              <w:t>1.0.0-1</w:t>
            </w:r>
          </w:p>
        </w:tc>
        <w:tc>
          <w:tcPr>
            <w:tcW w:w="2002" w:type="dxa"/>
          </w:tcPr>
          <w:p w:rsidR="001A1E52" w:rsidRPr="00762162" w:rsidRDefault="002C3E95" w:rsidP="002C3E95">
            <w:pPr>
              <w:pStyle w:val="Text"/>
            </w:pPr>
            <w:r>
              <w:t>2019-02-16</w:t>
            </w:r>
          </w:p>
        </w:tc>
        <w:tc>
          <w:tcPr>
            <w:tcW w:w="6624" w:type="dxa"/>
          </w:tcPr>
          <w:p w:rsidR="001A1E52" w:rsidRPr="00762162" w:rsidRDefault="002C3E95" w:rsidP="002C3E95">
            <w:pPr>
              <w:pStyle w:val="Text"/>
            </w:pPr>
            <w:r>
              <w:t>Consolidating all improvements discussed after first implementation and testing during the 5</w:t>
            </w:r>
            <w:r w:rsidRPr="00267F67">
              <w:rPr>
                <w:vertAlign w:val="superscript"/>
              </w:rPr>
              <w:t>th</w:t>
            </w:r>
            <w:r>
              <w:t xml:space="preserve"> ONF PoC; provided for review on project level.</w:t>
            </w:r>
          </w:p>
        </w:tc>
      </w:tr>
      <w:tr w:rsidR="006076B7" w:rsidRPr="00762162" w:rsidTr="00B6308C">
        <w:trPr>
          <w:cantSplit/>
        </w:trPr>
        <w:tc>
          <w:tcPr>
            <w:tcW w:w="950" w:type="dxa"/>
          </w:tcPr>
          <w:p w:rsidR="006076B7" w:rsidRPr="00762162" w:rsidRDefault="006076B7" w:rsidP="00B6308C">
            <w:pPr>
              <w:pStyle w:val="Text"/>
            </w:pPr>
            <w:r w:rsidRPr="00E772CC">
              <w:t>1.0.0-2</w:t>
            </w:r>
          </w:p>
        </w:tc>
        <w:tc>
          <w:tcPr>
            <w:tcW w:w="2002" w:type="dxa"/>
          </w:tcPr>
          <w:p w:rsidR="006076B7" w:rsidRPr="00762162" w:rsidRDefault="006076B7" w:rsidP="00B6308C">
            <w:pPr>
              <w:pStyle w:val="Text"/>
            </w:pPr>
            <w:r>
              <w:t>2019-03-05</w:t>
            </w:r>
          </w:p>
        </w:tc>
        <w:tc>
          <w:tcPr>
            <w:tcW w:w="6624" w:type="dxa"/>
          </w:tcPr>
          <w:p w:rsidR="006076B7" w:rsidRPr="00762162" w:rsidRDefault="006076B7" w:rsidP="00B6308C">
            <w:pPr>
              <w:pStyle w:val="Text"/>
            </w:pPr>
            <w:r>
              <w:t>Consolidating all feedback provided during the latest review; provided for review again on project level.</w:t>
            </w:r>
          </w:p>
        </w:tc>
      </w:tr>
      <w:tr w:rsidR="001A1E52" w:rsidRPr="00762162" w:rsidTr="00A07E83">
        <w:trPr>
          <w:cantSplit/>
        </w:trPr>
        <w:tc>
          <w:tcPr>
            <w:tcW w:w="950" w:type="dxa"/>
          </w:tcPr>
          <w:p w:rsidR="001A1E52" w:rsidRPr="00762162" w:rsidRDefault="00E772CC" w:rsidP="00F7690C">
            <w:pPr>
              <w:pStyle w:val="Text"/>
            </w:pPr>
            <w:r w:rsidRPr="00E772CC">
              <w:t>1.0.0-2</w:t>
            </w:r>
            <w:r w:rsidR="006076B7">
              <w:t>a</w:t>
            </w:r>
          </w:p>
        </w:tc>
        <w:tc>
          <w:tcPr>
            <w:tcW w:w="2002" w:type="dxa"/>
          </w:tcPr>
          <w:p w:rsidR="001A1E52" w:rsidRPr="00762162" w:rsidRDefault="006076B7" w:rsidP="00E772CC">
            <w:pPr>
              <w:pStyle w:val="Text"/>
            </w:pPr>
            <w:r>
              <w:t>2019-03-08</w:t>
            </w:r>
          </w:p>
        </w:tc>
        <w:tc>
          <w:tcPr>
            <w:tcW w:w="6624" w:type="dxa"/>
          </w:tcPr>
          <w:p w:rsidR="001A1E52" w:rsidRPr="00762162" w:rsidRDefault="006076B7" w:rsidP="006076B7">
            <w:pPr>
              <w:pStyle w:val="Text"/>
            </w:pPr>
            <w:r>
              <w:t>Updating the ExpectedEquipment.</w:t>
            </w:r>
          </w:p>
        </w:tc>
      </w:tr>
      <w:tr w:rsidR="003C7FA4" w:rsidRPr="00762162" w:rsidTr="006076B7">
        <w:trPr>
          <w:cantSplit/>
        </w:trPr>
        <w:tc>
          <w:tcPr>
            <w:tcW w:w="950" w:type="dxa"/>
          </w:tcPr>
          <w:p w:rsidR="003C7FA4" w:rsidRDefault="003C7FA4" w:rsidP="00F7690C">
            <w:pPr>
              <w:pStyle w:val="Text"/>
            </w:pPr>
          </w:p>
        </w:tc>
        <w:tc>
          <w:tcPr>
            <w:tcW w:w="1956" w:type="dxa"/>
          </w:tcPr>
          <w:p w:rsidR="003C7FA4" w:rsidRDefault="003C7FA4" w:rsidP="00126D7B">
            <w:pPr>
              <w:pStyle w:val="Text"/>
            </w:pPr>
          </w:p>
        </w:tc>
        <w:tc>
          <w:tcPr>
            <w:tcW w:w="6444" w:type="dxa"/>
          </w:tcPr>
          <w:p w:rsidR="003C7FA4" w:rsidRDefault="003C7FA4" w:rsidP="00267F67">
            <w:pPr>
              <w:pStyle w:val="Text"/>
            </w:pPr>
          </w:p>
        </w:tc>
      </w:tr>
    </w:tbl>
    <w:p w:rsidR="001A1E52" w:rsidRDefault="001A1E52" w:rsidP="003D1944">
      <w:pPr>
        <w:pStyle w:val="Text"/>
      </w:pPr>
    </w:p>
    <w:p w:rsidR="001A1E52" w:rsidRPr="005E18C2" w:rsidRDefault="001A1E52" w:rsidP="00666B73">
      <w:pPr>
        <w:pStyle w:val="berschrift1"/>
      </w:pPr>
      <w:bookmarkStart w:id="6" w:name="_Ref415288333"/>
      <w:bookmarkStart w:id="7" w:name="_Ref415288340"/>
      <w:bookmarkStart w:id="8" w:name="_Ref415288345"/>
      <w:bookmarkStart w:id="9" w:name="_Ref415288350"/>
      <w:bookmarkStart w:id="10" w:name="_Toc2841696"/>
      <w:r w:rsidRPr="005E18C2">
        <w:t>Introduction</w:t>
      </w:r>
      <w:bookmarkEnd w:id="6"/>
      <w:bookmarkEnd w:id="7"/>
      <w:bookmarkEnd w:id="8"/>
      <w:bookmarkEnd w:id="9"/>
      <w:bookmarkEnd w:id="10"/>
    </w:p>
    <w:p w:rsidR="002C3E95" w:rsidRPr="002C3E95" w:rsidRDefault="002C3E95" w:rsidP="002C3E95">
      <w:pPr>
        <w:spacing w:after="120"/>
        <w:jc w:val="both"/>
        <w:rPr>
          <w:color w:val="auto"/>
          <w:szCs w:val="20"/>
          <w:lang w:eastAsia="ar-SA"/>
        </w:rPr>
      </w:pPr>
      <w:r w:rsidRPr="002C3E95">
        <w:rPr>
          <w:color w:val="auto"/>
          <w:szCs w:val="20"/>
          <w:lang w:eastAsia="ar-SA"/>
        </w:rPr>
        <w:t>This ONF Technical Recommendation (</w:t>
      </w:r>
      <w:r w:rsidRPr="002C3E95">
        <w:rPr>
          <w:color w:val="auto"/>
          <w:szCs w:val="20"/>
          <w:lang w:eastAsia="ar-SA"/>
        </w:rPr>
        <w:fldChar w:fldCharType="begin"/>
      </w:r>
      <w:r w:rsidRPr="002C3E95">
        <w:rPr>
          <w:color w:val="auto"/>
          <w:szCs w:val="20"/>
          <w:lang w:eastAsia="ar-SA"/>
        </w:rPr>
        <w:instrText xml:space="preserve"> DOCPROPERTY  Title  \* MERGEFORMAT </w:instrText>
      </w:r>
      <w:r w:rsidRPr="002C3E95">
        <w:rPr>
          <w:color w:val="auto"/>
          <w:szCs w:val="20"/>
          <w:lang w:eastAsia="ar-SA"/>
        </w:rPr>
        <w:fldChar w:fldCharType="separate"/>
      </w:r>
      <w:r w:rsidR="00AC0741">
        <w:rPr>
          <w:color w:val="auto"/>
          <w:szCs w:val="20"/>
          <w:lang w:eastAsia="ar-SA"/>
        </w:rPr>
        <w:t>ONF TR</w:t>
      </w:r>
      <w:r w:rsidR="00AC0741" w:rsidRPr="00AC0741">
        <w:rPr>
          <w:rFonts w:ascii="MS Gothic" w:eastAsia="MS Gothic" w:hAnsi="MS Gothic" w:cs="MS Gothic"/>
          <w:color w:val="auto"/>
          <w:szCs w:val="20"/>
          <w:lang w:eastAsia="ar-SA"/>
        </w:rPr>
        <w:t>‑</w:t>
      </w:r>
      <w:r w:rsidR="00AC0741" w:rsidRPr="00AC0741">
        <w:rPr>
          <w:rFonts w:cs="Arial"/>
          <w:color w:val="auto"/>
          <w:szCs w:val="20"/>
          <w:lang w:eastAsia="ar-SA"/>
        </w:rPr>
        <w:t>541</w:t>
      </w:r>
      <w:r w:rsidRPr="002C3E95">
        <w:rPr>
          <w:rFonts w:cs="Arial"/>
          <w:color w:val="auto"/>
          <w:szCs w:val="20"/>
          <w:lang w:eastAsia="ar-SA"/>
        </w:rPr>
        <w:fldChar w:fldCharType="end"/>
      </w:r>
      <w:r w:rsidRPr="002C3E95">
        <w:rPr>
          <w:color w:val="auto"/>
          <w:szCs w:val="20"/>
          <w:lang w:eastAsia="ar-SA"/>
        </w:rPr>
        <w:t>) describes a management interface for vendor agnostic management of the Ethernet OSI Layer 1.</w:t>
      </w:r>
    </w:p>
    <w:p w:rsidR="002C3E95" w:rsidRPr="002C3E95" w:rsidRDefault="002C3E95" w:rsidP="002C3E95">
      <w:pPr>
        <w:spacing w:after="120"/>
        <w:jc w:val="both"/>
        <w:rPr>
          <w:color w:val="auto"/>
          <w:szCs w:val="20"/>
          <w:lang w:eastAsia="ar-SA"/>
        </w:rPr>
      </w:pPr>
      <w:r w:rsidRPr="002C3E95">
        <w:rPr>
          <w:color w:val="auto"/>
          <w:szCs w:val="20"/>
          <w:lang w:eastAsia="ar-SA"/>
        </w:rPr>
        <w:t>It is mainly based on IEEE 802.3</w:t>
      </w:r>
      <w:r w:rsidR="00411A69">
        <w:rPr>
          <w:color w:val="auto"/>
          <w:szCs w:val="20"/>
          <w:lang w:eastAsia="ar-SA"/>
        </w:rPr>
        <w:t xml:space="preserve"> </w:t>
      </w:r>
      <w:r w:rsidRPr="002C3E95">
        <w:rPr>
          <w:color w:val="auto"/>
          <w:szCs w:val="20"/>
          <w:lang w:eastAsia="ar-SA"/>
        </w:rPr>
        <w:t xml:space="preserve">Standard for Ethernet </w:t>
      </w:r>
      <w:r w:rsidR="00AC0741">
        <w:t>[</w:t>
      </w:r>
      <w:fldSimple w:instr=" DOCPROPERTY  &quot;IEEE Reference&quot;  \* MERGEFORMAT ">
        <w:r w:rsidR="00AC0741">
          <w:t>IEEE802.3</w:t>
        </w:r>
      </w:fldSimple>
      <w:r w:rsidR="00AC0741">
        <w:t>]</w:t>
      </w:r>
      <w:r w:rsidRPr="002C3E95">
        <w:rPr>
          <w:color w:val="auto"/>
          <w:szCs w:val="20"/>
          <w:lang w:eastAsia="ar-SA"/>
        </w:rPr>
        <w:t>, but consolidates also elements of specifications provided by the SFF Committee (now a Technology Affiliate of the Storage Networking Industry Association) and other sources.</w:t>
      </w:r>
    </w:p>
    <w:p w:rsidR="002C3E95" w:rsidRPr="002C3E95" w:rsidRDefault="002C3E95" w:rsidP="002C3E95">
      <w:pPr>
        <w:spacing w:after="120"/>
        <w:jc w:val="both"/>
        <w:rPr>
          <w:color w:val="auto"/>
          <w:szCs w:val="20"/>
          <w:lang w:eastAsia="ar-SA"/>
        </w:rPr>
      </w:pPr>
      <w:r w:rsidRPr="002C3E95">
        <w:rPr>
          <w:color w:val="auto"/>
          <w:szCs w:val="20"/>
          <w:lang w:eastAsia="ar-SA"/>
        </w:rPr>
        <w:lastRenderedPageBreak/>
        <w:t xml:space="preserve">The comprised UML information model represents a technology specific extension to the TR-512 ONF Core Information Model </w:t>
      </w:r>
      <w:r w:rsidRPr="002C3E95">
        <w:rPr>
          <w:color w:val="auto"/>
          <w:szCs w:val="20"/>
          <w:lang w:eastAsia="ar-SA"/>
        </w:rPr>
        <w:fldChar w:fldCharType="begin"/>
      </w:r>
      <w:r w:rsidRPr="002C3E95">
        <w:rPr>
          <w:color w:val="auto"/>
          <w:szCs w:val="20"/>
          <w:lang w:eastAsia="ar-SA"/>
        </w:rPr>
        <w:instrText xml:space="preserve"> DOCPROPERTY  "Core IM Version"  \* MERGEFORMAT </w:instrText>
      </w:r>
      <w:r w:rsidRPr="002C3E95">
        <w:rPr>
          <w:color w:val="auto"/>
          <w:szCs w:val="20"/>
          <w:lang w:eastAsia="ar-SA"/>
        </w:rPr>
        <w:fldChar w:fldCharType="separate"/>
      </w:r>
      <w:r w:rsidR="00AC0741">
        <w:rPr>
          <w:color w:val="auto"/>
          <w:szCs w:val="20"/>
          <w:lang w:eastAsia="ar-SA"/>
        </w:rPr>
        <w:t>1.2</w:t>
      </w:r>
      <w:r w:rsidRPr="002C3E95">
        <w:rPr>
          <w:color w:val="auto"/>
          <w:szCs w:val="20"/>
          <w:lang w:eastAsia="ar-SA"/>
        </w:rPr>
        <w:fldChar w:fldCharType="end"/>
      </w:r>
      <w:r w:rsidRPr="002C3E95">
        <w:rPr>
          <w:color w:val="auto"/>
          <w:szCs w:val="20"/>
          <w:lang w:eastAsia="ar-SA"/>
        </w:rPr>
        <w:t xml:space="preserve">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"Core Reference"  \* MERGEFORMAT </w:instrText>
      </w:r>
      <w:r w:rsidRPr="002C3E95">
        <w:rPr>
          <w:color w:val="auto"/>
          <w:szCs w:val="20"/>
          <w:lang w:eastAsia="ar-SA"/>
        </w:rPr>
        <w:fldChar w:fldCharType="separate"/>
      </w:r>
      <w:r w:rsidR="00AC0741">
        <w:rPr>
          <w:color w:val="auto"/>
          <w:szCs w:val="20"/>
          <w:lang w:eastAsia="ar-SA"/>
        </w:rPr>
        <w:t>ONF Core IM</w:t>
      </w:r>
      <w:r w:rsidRPr="002C3E95">
        <w:rPr>
          <w:color w:val="auto"/>
          <w:szCs w:val="20"/>
          <w:lang w:eastAsia="ar-SA"/>
        </w:rPr>
        <w:fldChar w:fldCharType="end"/>
      </w:r>
      <w:r w:rsidR="00AC0741">
        <w:rPr>
          <w:color w:val="auto"/>
          <w:szCs w:val="20"/>
          <w:lang w:eastAsia="ar-SA"/>
        </w:rPr>
        <w:t>]</w:t>
      </w:r>
      <w:r w:rsidRPr="002C3E95">
        <w:rPr>
          <w:color w:val="auto"/>
          <w:szCs w:val="20"/>
          <w:lang w:eastAsia="ar-SA"/>
        </w:rPr>
        <w:t xml:space="preserve"> and it integrates well with the </w:t>
      </w:r>
      <w:r w:rsidR="00411A69" w:rsidRPr="002C3E95">
        <w:rPr>
          <w:color w:val="auto"/>
          <w:szCs w:val="20"/>
          <w:lang w:eastAsia="ar-SA"/>
        </w:rPr>
        <w:t>ONF</w:t>
      </w:r>
      <w:r w:rsidR="00411A69">
        <w:rPr>
          <w:color w:val="auto"/>
          <w:szCs w:val="20"/>
          <w:lang w:eastAsia="ar-SA"/>
        </w:rPr>
        <w:t> </w:t>
      </w:r>
      <w:r w:rsidR="00411A69" w:rsidRPr="002C3E95">
        <w:rPr>
          <w:color w:val="auto"/>
          <w:szCs w:val="20"/>
          <w:lang w:eastAsia="ar-SA"/>
        </w:rPr>
        <w:t>TR</w:t>
      </w:r>
      <w:r w:rsidR="00411A69">
        <w:rPr>
          <w:color w:val="auto"/>
          <w:szCs w:val="20"/>
          <w:lang w:eastAsia="ar-SA"/>
        </w:rPr>
        <w:noBreakHyphen/>
      </w:r>
      <w:r w:rsidR="00411A69" w:rsidRPr="002C3E95">
        <w:rPr>
          <w:color w:val="auto"/>
          <w:szCs w:val="20"/>
          <w:lang w:eastAsia="ar-SA"/>
        </w:rPr>
        <w:t>532</w:t>
      </w:r>
      <w:r w:rsidR="00411A69">
        <w:rPr>
          <w:color w:val="auto"/>
          <w:szCs w:val="20"/>
          <w:lang w:eastAsia="ar-SA"/>
        </w:rPr>
        <w:t>v</w:t>
      </w:r>
      <w:r w:rsidR="00411A69" w:rsidRPr="002C3E95">
        <w:rPr>
          <w:color w:val="auto"/>
          <w:szCs w:val="20"/>
          <w:lang w:eastAsia="ar-SA"/>
        </w:rPr>
        <w:fldChar w:fldCharType="begin"/>
      </w:r>
      <w:r w:rsidR="00411A69" w:rsidRPr="002C3E95">
        <w:rPr>
          <w:color w:val="auto"/>
          <w:szCs w:val="20"/>
          <w:lang w:eastAsia="ar-SA"/>
        </w:rPr>
        <w:instrText xml:space="preserve"> DOCPROPERTY  "MW IM Version"  \* MERGEFORMAT </w:instrText>
      </w:r>
      <w:r w:rsidR="00411A69" w:rsidRPr="002C3E95">
        <w:rPr>
          <w:color w:val="auto"/>
          <w:szCs w:val="20"/>
          <w:lang w:eastAsia="ar-SA"/>
        </w:rPr>
        <w:fldChar w:fldCharType="separate"/>
      </w:r>
      <w:r w:rsidR="00AC0741">
        <w:rPr>
          <w:color w:val="auto"/>
          <w:szCs w:val="20"/>
          <w:lang w:eastAsia="ar-SA"/>
        </w:rPr>
        <w:t>1.1</w:t>
      </w:r>
      <w:r w:rsidR="00411A69" w:rsidRPr="002C3E95">
        <w:rPr>
          <w:color w:val="auto"/>
          <w:szCs w:val="20"/>
          <w:lang w:eastAsia="ar-SA"/>
        </w:rPr>
        <w:fldChar w:fldCharType="end"/>
      </w:r>
      <w:r w:rsidR="00411A69" w:rsidRPr="002C3E95">
        <w:rPr>
          <w:color w:val="auto"/>
          <w:szCs w:val="20"/>
          <w:lang w:eastAsia="ar-SA"/>
        </w:rPr>
        <w:t xml:space="preserve"> </w:t>
      </w:r>
      <w:r w:rsidRPr="002C3E95">
        <w:rPr>
          <w:color w:val="auto"/>
          <w:szCs w:val="20"/>
          <w:lang w:eastAsia="ar-SA"/>
        </w:rPr>
        <w:t xml:space="preserve">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sidR="00411A69">
        <w:rPr>
          <w:color w:val="auto"/>
          <w:szCs w:val="20"/>
          <w:lang w:eastAsia="ar-SA"/>
        </w:rPr>
        <w:t xml:space="preserve"> for providing a unified Ethernet transport.</w:t>
      </w:r>
    </w:p>
    <w:p w:rsidR="001A1E52" w:rsidRPr="005E18C2" w:rsidRDefault="001A1E52" w:rsidP="00666B73">
      <w:pPr>
        <w:pStyle w:val="berschrift1"/>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2841697"/>
      <w:bookmarkEnd w:id="11"/>
      <w:bookmarkEnd w:id="12"/>
      <w:bookmarkEnd w:id="13"/>
      <w:bookmarkEnd w:id="14"/>
      <w:bookmarkEnd w:id="15"/>
      <w:bookmarkEnd w:id="16"/>
      <w:bookmarkEnd w:id="17"/>
      <w:bookmarkEnd w:id="18"/>
      <w:bookmarkEnd w:id="19"/>
      <w:r w:rsidRPr="005E18C2">
        <w:t>Definitions</w:t>
      </w:r>
      <w:bookmarkEnd w:id="20"/>
    </w:p>
    <w:p w:rsidR="001A1E52" w:rsidRDefault="001A1E52" w:rsidP="00666B73">
      <w:pPr>
        <w:pStyle w:val="berschrift2"/>
      </w:pPr>
      <w:bookmarkStart w:id="21" w:name="_Ref436132159"/>
      <w:bookmarkStart w:id="22" w:name="_Ref436132163"/>
      <w:bookmarkStart w:id="23" w:name="_Ref436132169"/>
      <w:bookmarkStart w:id="24" w:name="_Toc2841698"/>
      <w:r w:rsidRPr="005E18C2">
        <w:t>Terms</w:t>
      </w:r>
      <w:bookmarkEnd w:id="21"/>
      <w:bookmarkEnd w:id="22"/>
      <w:bookmarkEnd w:id="23"/>
      <w:bookmarkEnd w:id="24"/>
    </w:p>
    <w:p w:rsidR="00DD4378" w:rsidRPr="00DD4378" w:rsidRDefault="00DD4378" w:rsidP="00DD4378">
      <w:pPr>
        <w:spacing w:after="120"/>
        <w:jc w:val="both"/>
        <w:rPr>
          <w:color w:val="auto"/>
          <w:szCs w:val="20"/>
          <w:lang w:eastAsia="ar-SA"/>
        </w:rPr>
      </w:pPr>
      <w:r w:rsidRPr="00DD4378">
        <w:rPr>
          <w:color w:val="auto"/>
          <w:szCs w:val="20"/>
          <w:lang w:eastAsia="ar-SA"/>
        </w:rPr>
        <w:t xml:space="preserve">The primary purpose of this document is to define terms and hence terms are defined throughout the document. Key terms are highlighted in section </w:t>
      </w:r>
      <w:r w:rsidRPr="00DD4378">
        <w:rPr>
          <w:color w:val="auto"/>
          <w:szCs w:val="20"/>
          <w:lang w:eastAsia="ar-SA"/>
        </w:rPr>
        <w:fldChar w:fldCharType="begin"/>
      </w:r>
      <w:r w:rsidRPr="00DD4378">
        <w:rPr>
          <w:color w:val="auto"/>
          <w:szCs w:val="20"/>
          <w:lang w:eastAsia="ar-SA"/>
        </w:rPr>
        <w:instrText xml:space="preserve"> REF _Ref415285854 \r \h  \* MERGEFORMAT </w:instrText>
      </w:r>
      <w:r w:rsidRPr="00DD4378">
        <w:rPr>
          <w:color w:val="auto"/>
          <w:szCs w:val="20"/>
          <w:lang w:eastAsia="ar-SA"/>
        </w:rPr>
      </w:r>
      <w:r w:rsidRPr="00DD4378">
        <w:rPr>
          <w:color w:val="auto"/>
          <w:szCs w:val="20"/>
          <w:lang w:eastAsia="ar-SA"/>
        </w:rPr>
        <w:fldChar w:fldCharType="separate"/>
      </w:r>
      <w:r w:rsidR="00AC0741">
        <w:rPr>
          <w:color w:val="auto"/>
          <w:szCs w:val="20"/>
          <w:lang w:eastAsia="ar-SA"/>
        </w:rPr>
        <w:t>2.2</w:t>
      </w:r>
      <w:r w:rsidRPr="00DD4378">
        <w:rPr>
          <w:color w:val="auto"/>
          <w:szCs w:val="20"/>
          <w:lang w:eastAsia="ar-SA"/>
        </w:rPr>
        <w:fldChar w:fldCharType="end"/>
      </w:r>
      <w:r w:rsidRPr="00DD4378">
        <w:rPr>
          <w:color w:val="auto"/>
          <w:szCs w:val="20"/>
          <w:lang w:eastAsia="ar-SA"/>
        </w:rPr>
        <w:t xml:space="preserve"> </w:t>
      </w:r>
      <w:r w:rsidRPr="00DD4378">
        <w:rPr>
          <w:color w:val="auto"/>
          <w:szCs w:val="20"/>
          <w:lang w:eastAsia="ar-SA"/>
        </w:rPr>
        <w:fldChar w:fldCharType="begin"/>
      </w:r>
      <w:r w:rsidRPr="00DD4378">
        <w:rPr>
          <w:color w:val="auto"/>
          <w:szCs w:val="20"/>
          <w:lang w:eastAsia="ar-SA"/>
        </w:rPr>
        <w:instrText xml:space="preserve"> REF _Ref415285854 \h  \* MERGEFORMAT </w:instrText>
      </w:r>
      <w:r w:rsidRPr="00DD4378">
        <w:rPr>
          <w:color w:val="auto"/>
          <w:szCs w:val="20"/>
          <w:lang w:eastAsia="ar-SA"/>
        </w:rPr>
      </w:r>
      <w:r w:rsidRPr="00DD4378">
        <w:rPr>
          <w:color w:val="auto"/>
          <w:szCs w:val="20"/>
          <w:lang w:eastAsia="ar-SA"/>
        </w:rPr>
        <w:fldChar w:fldCharType="separate"/>
      </w:r>
      <w:r w:rsidR="00AC0741" w:rsidRPr="00AC0741">
        <w:rPr>
          <w:color w:val="auto"/>
          <w:szCs w:val="20"/>
          <w:lang w:eastAsia="ar-SA"/>
        </w:rPr>
        <w:t>Abbreviations and Acronyms</w:t>
      </w:r>
      <w:r w:rsidRPr="00DD4378">
        <w:rPr>
          <w:color w:val="auto"/>
          <w:szCs w:val="20"/>
          <w:lang w:eastAsia="ar-SA"/>
        </w:rPr>
        <w:fldChar w:fldCharType="end"/>
      </w:r>
      <w:r w:rsidRPr="00DD4378">
        <w:rPr>
          <w:color w:val="auto"/>
          <w:szCs w:val="20"/>
          <w:lang w:eastAsia="ar-SA"/>
        </w:rPr>
        <w:t>.</w:t>
      </w:r>
    </w:p>
    <w:p w:rsidR="001A1E52" w:rsidRDefault="001A1E52" w:rsidP="00666B73">
      <w:pPr>
        <w:pStyle w:val="berschrift2"/>
      </w:pPr>
      <w:bookmarkStart w:id="25" w:name="_Ref415285854"/>
      <w:bookmarkStart w:id="26" w:name="_Toc2841699"/>
      <w:r w:rsidRPr="00F51EFC">
        <w:t xml:space="preserve">Abbreviations and </w:t>
      </w:r>
      <w:r>
        <w:t>A</w:t>
      </w:r>
      <w:r w:rsidRPr="00F51EFC">
        <w:t>cronyms</w:t>
      </w:r>
      <w:bookmarkEnd w:id="25"/>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DD4378" w:rsidRPr="00DD4378" w:rsidTr="003C6125">
        <w:trPr>
          <w:tblHeader/>
          <w:jc w:val="center"/>
        </w:trPr>
        <w:tc>
          <w:tcPr>
            <w:tcW w:w="1809"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Term</w:t>
            </w:r>
          </w:p>
        </w:tc>
        <w:tc>
          <w:tcPr>
            <w:tcW w:w="4750" w:type="dxa"/>
            <w:vAlign w:val="center"/>
          </w:tcPr>
          <w:p w:rsidR="00DD4378" w:rsidRPr="00DD4378" w:rsidRDefault="00DD4378" w:rsidP="00DD4378">
            <w:pPr>
              <w:keepNext/>
              <w:keepLines/>
              <w:spacing w:before="120" w:after="0"/>
              <w:outlineLvl w:val="7"/>
              <w:rPr>
                <w:b/>
                <w:color w:val="auto"/>
                <w:szCs w:val="20"/>
              </w:rPr>
            </w:pPr>
            <w:r w:rsidRPr="00DD4378">
              <w:rPr>
                <w:b/>
                <w:color w:val="auto"/>
                <w:szCs w:val="20"/>
              </w:rPr>
              <w:t>Explanation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CWDM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Coarse Wavelength Division Multiplex</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EFM</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First Mile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EPON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Ethernet Passive Optical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MAU</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Medium Attachment Unit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Networking Foundation</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OSI</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Open Systems Interconnection Model</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*_Pac</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Technology Specific Conditional Package</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Layer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PMD</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Physical Medium Dependent</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SDN</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Software Defined Network</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SFF</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Small Form Factor</w:t>
            </w:r>
          </w:p>
        </w:tc>
      </w:tr>
      <w:tr w:rsidR="00DD4378" w:rsidRPr="00DD4378" w:rsidTr="003C6125">
        <w:trPr>
          <w:jc w:val="center"/>
        </w:trPr>
        <w:tc>
          <w:tcPr>
            <w:tcW w:w="1809"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TR</w:t>
            </w:r>
          </w:p>
        </w:tc>
        <w:tc>
          <w:tcPr>
            <w:tcW w:w="4750" w:type="dxa"/>
            <w:vAlign w:val="center"/>
          </w:tcPr>
          <w:p w:rsidR="00DD4378" w:rsidRPr="00DD4378" w:rsidRDefault="00DD4378" w:rsidP="00DD4378">
            <w:pPr>
              <w:spacing w:after="120"/>
              <w:jc w:val="both"/>
              <w:rPr>
                <w:color w:val="auto"/>
                <w:szCs w:val="20"/>
                <w:lang w:eastAsia="ar-SA"/>
              </w:rPr>
            </w:pPr>
            <w:r w:rsidRPr="00DD4378">
              <w:rPr>
                <w:color w:val="auto"/>
                <w:szCs w:val="20"/>
                <w:lang w:eastAsia="ar-SA"/>
              </w:rPr>
              <w:t>ONF Technical Recommendation</w:t>
            </w:r>
          </w:p>
        </w:tc>
      </w:tr>
    </w:tbl>
    <w:p w:rsidR="001A1E52" w:rsidRPr="00F60714" w:rsidRDefault="001A1E52" w:rsidP="00F60714">
      <w:pPr>
        <w:pStyle w:val="Text"/>
        <w:rPr>
          <w:lang w:eastAsia="ja-JP"/>
        </w:rPr>
      </w:pPr>
    </w:p>
    <w:p w:rsidR="001A1E52" w:rsidRDefault="001A1E52" w:rsidP="00666B73">
      <w:pPr>
        <w:pStyle w:val="berschrift1"/>
      </w:pPr>
      <w:bookmarkStart w:id="27" w:name="_Ref466210320"/>
      <w:bookmarkStart w:id="28" w:name="_Toc2841700"/>
      <w:r>
        <w:t>Compliance Statement</w:t>
      </w:r>
      <w:bookmarkEnd w:id="27"/>
      <w:bookmarkEnd w:id="28"/>
    </w:p>
    <w:p w:rsidR="001A1E52" w:rsidRPr="008A3896" w:rsidRDefault="001A1E52" w:rsidP="008A3896">
      <w:pPr>
        <w:pStyle w:val="Text"/>
        <w:rPr>
          <w:b/>
        </w:rPr>
      </w:pPr>
      <w:r w:rsidRPr="008A3896">
        <w:rPr>
          <w:b/>
        </w:rPr>
        <w:t>Completeness</w:t>
      </w:r>
    </w:p>
    <w:p w:rsidR="001A1E52" w:rsidRDefault="001A1E52" w:rsidP="004B18FE">
      <w:pPr>
        <w:pStyle w:val="Text"/>
      </w:pPr>
      <w:r>
        <w:t xml:space="preserve">A device's interface must not be denoted as compliant to this </w:t>
      </w:r>
      <w:fldSimple w:instr=" DOCPROPERTY  Technology  \* MERGEFORMAT ">
        <w:r w:rsidR="00AC0741">
          <w:t>Ethernet PHY</w:t>
        </w:r>
      </w:fldSimple>
      <w:r w:rsidR="003D7091">
        <w:t xml:space="preserve"> </w:t>
      </w:r>
      <w:r w:rsidR="003C6125">
        <w:t>I</w:t>
      </w:r>
      <w:r>
        <w:t>nformation Model, if it doesn't implement all components.</w:t>
      </w:r>
    </w:p>
    <w:p w:rsidR="001A1E52" w:rsidRPr="008A3896" w:rsidRDefault="001A1E52" w:rsidP="008A3896">
      <w:pPr>
        <w:pStyle w:val="Text"/>
        <w:rPr>
          <w:b/>
        </w:rPr>
      </w:pPr>
      <w:r w:rsidRPr="008A3896">
        <w:rPr>
          <w:b/>
        </w:rPr>
        <w:t>Support</w:t>
      </w:r>
    </w:p>
    <w:p w:rsidR="001A1E52" w:rsidRDefault="001A1E52" w:rsidP="004B18FE">
      <w:pPr>
        <w:pStyle w:val="Text"/>
      </w:pPr>
      <w:r>
        <w:t xml:space="preserve">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w:t>
      </w:r>
      <w:fldSimple w:instr=" DOCPROPERTY  Technology  \* MERGEFORMAT ">
        <w:r w:rsidR="00AC0741">
          <w:t>Ethernet PHY</w:t>
        </w:r>
      </w:fldSimple>
      <w:r w:rsidR="003D7091">
        <w:t xml:space="preserve"> </w:t>
      </w:r>
      <w:r>
        <w:t>Information Model, must be manageable with this model (to the extent of the comprised attributes).</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 xml:space="preserve">Interfaces implementing elements of this </w:t>
      </w:r>
      <w:fldSimple w:instr=" DOCPROPERTY  Technology  \* MERGEFORMAT ">
        <w:r w:rsidR="00AC0741">
          <w:t>Ethernet PHY</w:t>
        </w:r>
      </w:fldSimple>
      <w:r w:rsidR="003D7091">
        <w:t xml:space="preserve"> </w:t>
      </w:r>
      <w:r w:rsidRPr="00C927A9">
        <w:t>Information Model plus additional components must not be denoted as compliant. Such interfaces might be called "based on" or "expanding" it.</w:t>
      </w:r>
    </w:p>
    <w:p w:rsidR="001A1E52" w:rsidRPr="00350B8F" w:rsidRDefault="001A1E52" w:rsidP="00666B73">
      <w:pPr>
        <w:pStyle w:val="berschrift1"/>
      </w:pPr>
      <w:bookmarkStart w:id="29" w:name="_Toc2841701"/>
      <w:r w:rsidRPr="00350B8F">
        <w:lastRenderedPageBreak/>
        <w:t xml:space="preserve">Overview of the </w:t>
      </w:r>
      <w:fldSimple w:instr=" DOCPROPERTY  Technology  \* MERGEFORMAT ">
        <w:r w:rsidR="00AC0741">
          <w:t>Ethernet PHY</w:t>
        </w:r>
      </w:fldSimple>
      <w:r w:rsidR="003D7091">
        <w:t xml:space="preserve"> </w:t>
      </w:r>
      <w:r>
        <w:t>Information Model</w:t>
      </w:r>
      <w:bookmarkEnd w:id="29"/>
    </w:p>
    <w:p w:rsidR="001A1E52" w:rsidRDefault="001A1E52" w:rsidP="00666B73">
      <w:pPr>
        <w:pStyle w:val="berschrift2"/>
      </w:pPr>
      <w:bookmarkStart w:id="30" w:name="_Toc2841702"/>
      <w:r w:rsidRPr="00350B8F">
        <w:t>Coverage</w:t>
      </w:r>
      <w:bookmarkEnd w:id="30"/>
    </w:p>
    <w:p w:rsidR="00FC16CA" w:rsidRDefault="00FC16CA" w:rsidP="00F7690C">
      <w:pPr>
        <w:pStyle w:val="Text"/>
      </w:pPr>
      <w:r>
        <w:t xml:space="preserve">Basically, the structure of the </w:t>
      </w:r>
      <w:fldSimple w:instr=" DOCPROPERTY  Technology  \* MERGEFORMAT ">
        <w:r w:rsidR="00AC0741">
          <w:t>Ethernet PHY</w:t>
        </w:r>
      </w:fldSimple>
      <w:r w:rsidR="003D7091">
        <w:t xml:space="preserve"> </w:t>
      </w:r>
      <w:r w:rsidR="001A1E52">
        <w:t>Information Model</w:t>
      </w:r>
      <w:r w:rsidR="001A1E52" w:rsidRPr="00762162">
        <w:t xml:space="preserve"> </w:t>
      </w:r>
      <w:r>
        <w:t xml:space="preserve">is capable of covering all kinds of point-to-point </w:t>
      </w:r>
      <w:r w:rsidRPr="00DD4378">
        <w:t>Physical Medium Dependent</w:t>
      </w:r>
      <w:r>
        <w:t xml:space="preserve"> (PMD).</w:t>
      </w:r>
    </w:p>
    <w:p w:rsidR="00FC16CA" w:rsidRDefault="00FC16CA" w:rsidP="00F7690C">
      <w:pPr>
        <w:pStyle w:val="Text"/>
      </w:pPr>
      <w:r>
        <w:t>The current set of attributes allows managing at least the following PMDs:</w:t>
      </w:r>
    </w:p>
    <w:tbl>
      <w:tblPr>
        <w:tblW w:w="0" w:type="auto"/>
        <w:tblInd w:w="1003" w:type="dxa"/>
        <w:tblLook w:val="01E0" w:firstRow="1" w:lastRow="1" w:firstColumn="1" w:lastColumn="1" w:noHBand="0" w:noVBand="0"/>
      </w:tblPr>
      <w:tblGrid>
        <w:gridCol w:w="1141"/>
        <w:gridCol w:w="1355"/>
        <w:gridCol w:w="1444"/>
        <w:gridCol w:w="1337"/>
        <w:gridCol w:w="1319"/>
        <w:gridCol w:w="1497"/>
      </w:tblGrid>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1BASE5</w:t>
            </w:r>
          </w:p>
        </w:tc>
        <w:tc>
          <w:tcPr>
            <w:tcW w:w="0" w:type="auto"/>
          </w:tcPr>
          <w:p w:rsidR="00FC16CA" w:rsidRPr="00FC16CA" w:rsidRDefault="00FC16CA" w:rsidP="00FC16CA">
            <w:pPr>
              <w:spacing w:after="120"/>
              <w:rPr>
                <w:rFonts w:cs="Arial"/>
                <w:sz w:val="16"/>
                <w:szCs w:val="16"/>
              </w:rPr>
            </w:pPr>
            <w:r w:rsidRPr="00FC16CA">
              <w:rPr>
                <w:sz w:val="16"/>
                <w:szCs w:val="16"/>
              </w:rPr>
              <w:t>100BASE-T4</w:t>
            </w:r>
          </w:p>
        </w:tc>
        <w:tc>
          <w:tcPr>
            <w:tcW w:w="0" w:type="auto"/>
          </w:tcPr>
          <w:p w:rsidR="00FC16CA" w:rsidRPr="00FC16CA" w:rsidRDefault="00FC16CA" w:rsidP="00FC16CA">
            <w:pPr>
              <w:spacing w:after="120"/>
              <w:rPr>
                <w:sz w:val="16"/>
                <w:szCs w:val="16"/>
              </w:rPr>
            </w:pPr>
            <w:r w:rsidRPr="00FC16CA">
              <w:rPr>
                <w:sz w:val="16"/>
                <w:szCs w:val="16"/>
              </w:rPr>
              <w:t>1000BASE-BX10</w:t>
            </w:r>
          </w:p>
        </w:tc>
        <w:tc>
          <w:tcPr>
            <w:tcW w:w="0" w:type="auto"/>
          </w:tcPr>
          <w:p w:rsidR="00FC16CA" w:rsidRPr="00FC16CA" w:rsidRDefault="00FC16CA" w:rsidP="00FC16CA">
            <w:pPr>
              <w:spacing w:after="120"/>
              <w:rPr>
                <w:sz w:val="16"/>
                <w:szCs w:val="16"/>
              </w:rPr>
            </w:pPr>
            <w:r w:rsidRPr="00FC16CA">
              <w:rPr>
                <w:sz w:val="16"/>
                <w:szCs w:val="16"/>
              </w:rPr>
              <w:t>10GBASE-LX4</w:t>
            </w:r>
          </w:p>
        </w:tc>
        <w:tc>
          <w:tcPr>
            <w:tcW w:w="0" w:type="auto"/>
          </w:tcPr>
          <w:p w:rsidR="00FC16CA" w:rsidRPr="00FC16CA" w:rsidRDefault="00FC16CA" w:rsidP="00FC16CA">
            <w:pPr>
              <w:spacing w:after="120"/>
              <w:rPr>
                <w:sz w:val="16"/>
                <w:szCs w:val="16"/>
              </w:rPr>
            </w:pPr>
            <w:r w:rsidRPr="00FC16CA">
              <w:rPr>
                <w:sz w:val="16"/>
                <w:szCs w:val="16"/>
              </w:rPr>
              <w:t>40GBASE-KR4</w:t>
            </w:r>
          </w:p>
        </w:tc>
        <w:tc>
          <w:tcPr>
            <w:tcW w:w="0" w:type="auto"/>
          </w:tcPr>
          <w:p w:rsidR="00FC16CA" w:rsidRPr="00FC16CA" w:rsidRDefault="00FC16CA" w:rsidP="00FC16CA">
            <w:pPr>
              <w:spacing w:after="120"/>
              <w:rPr>
                <w:rFonts w:cs="Arial"/>
                <w:sz w:val="16"/>
                <w:szCs w:val="16"/>
              </w:rPr>
            </w:pPr>
            <w:r w:rsidRPr="00FC16CA">
              <w:rPr>
                <w:sz w:val="16"/>
                <w:szCs w:val="16"/>
              </w:rPr>
              <w:t>100GBASE-CR4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10BASE2</w:t>
            </w:r>
          </w:p>
        </w:tc>
        <w:tc>
          <w:tcPr>
            <w:tcW w:w="0" w:type="auto"/>
          </w:tcPr>
          <w:p w:rsidR="00FC16CA" w:rsidRPr="00FC16CA" w:rsidRDefault="00FC16CA" w:rsidP="00FC16CA">
            <w:pPr>
              <w:spacing w:after="120"/>
              <w:rPr>
                <w:rFonts w:cs="Arial"/>
                <w:sz w:val="16"/>
                <w:szCs w:val="16"/>
              </w:rPr>
            </w:pPr>
            <w:r w:rsidRPr="00FC16CA">
              <w:rPr>
                <w:sz w:val="16"/>
                <w:szCs w:val="16"/>
              </w:rPr>
              <w:t>100BASE-TX</w:t>
            </w:r>
          </w:p>
        </w:tc>
        <w:tc>
          <w:tcPr>
            <w:tcW w:w="0" w:type="auto"/>
          </w:tcPr>
          <w:p w:rsidR="00FC16CA" w:rsidRPr="00FC16CA" w:rsidRDefault="00FC16CA" w:rsidP="00FC16CA">
            <w:pPr>
              <w:spacing w:after="120"/>
              <w:rPr>
                <w:sz w:val="16"/>
                <w:szCs w:val="16"/>
              </w:rPr>
            </w:pPr>
            <w:r w:rsidRPr="00FC16CA">
              <w:rPr>
                <w:sz w:val="16"/>
                <w:szCs w:val="16"/>
              </w:rPr>
              <w:t>1000BASE-LX</w:t>
            </w:r>
          </w:p>
        </w:tc>
        <w:tc>
          <w:tcPr>
            <w:tcW w:w="0" w:type="auto"/>
          </w:tcPr>
          <w:p w:rsidR="00FC16CA" w:rsidRPr="00FC16CA" w:rsidRDefault="00FC16CA" w:rsidP="00FC16CA">
            <w:pPr>
              <w:spacing w:after="120"/>
              <w:rPr>
                <w:sz w:val="16"/>
                <w:szCs w:val="16"/>
              </w:rPr>
            </w:pPr>
            <w:r w:rsidRPr="00FC16CA">
              <w:rPr>
                <w:sz w:val="16"/>
                <w:szCs w:val="16"/>
              </w:rPr>
              <w:t>10GBASE-CX4</w:t>
            </w:r>
          </w:p>
        </w:tc>
        <w:tc>
          <w:tcPr>
            <w:tcW w:w="0" w:type="auto"/>
          </w:tcPr>
          <w:p w:rsidR="00FC16CA" w:rsidRPr="00FC16CA" w:rsidRDefault="00FC16CA" w:rsidP="00FC16CA">
            <w:pPr>
              <w:spacing w:after="120"/>
              <w:rPr>
                <w:sz w:val="16"/>
                <w:szCs w:val="16"/>
              </w:rPr>
            </w:pPr>
            <w:r w:rsidRPr="00FC16CA">
              <w:rPr>
                <w:sz w:val="16"/>
                <w:szCs w:val="16"/>
              </w:rPr>
              <w:t>40GBASE-CR4</w:t>
            </w:r>
          </w:p>
        </w:tc>
        <w:tc>
          <w:tcPr>
            <w:tcW w:w="0" w:type="auto"/>
          </w:tcPr>
          <w:p w:rsidR="00FC16CA" w:rsidRPr="00FC16CA" w:rsidRDefault="00FC16CA" w:rsidP="00FC16CA">
            <w:pPr>
              <w:spacing w:after="120"/>
              <w:rPr>
                <w:rFonts w:cs="Arial"/>
                <w:sz w:val="16"/>
                <w:szCs w:val="16"/>
              </w:rPr>
            </w:pPr>
            <w:r w:rsidRPr="00FC16CA">
              <w:rPr>
                <w:sz w:val="16"/>
                <w:szCs w:val="16"/>
              </w:rPr>
              <w:t>100GBASE-KR4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10BROAD36</w:t>
            </w:r>
          </w:p>
        </w:tc>
        <w:tc>
          <w:tcPr>
            <w:tcW w:w="0" w:type="auto"/>
          </w:tcPr>
          <w:p w:rsidR="00FC16CA" w:rsidRPr="00FC16CA" w:rsidRDefault="00FC16CA" w:rsidP="00FC16CA">
            <w:pPr>
              <w:spacing w:after="120"/>
              <w:rPr>
                <w:rFonts w:cs="Arial"/>
                <w:sz w:val="16"/>
                <w:szCs w:val="16"/>
              </w:rPr>
            </w:pPr>
            <w:r w:rsidRPr="00FC16CA">
              <w:rPr>
                <w:sz w:val="16"/>
                <w:szCs w:val="16"/>
              </w:rPr>
              <w:t>100BASE-BX10</w:t>
            </w:r>
          </w:p>
        </w:tc>
        <w:tc>
          <w:tcPr>
            <w:tcW w:w="0" w:type="auto"/>
          </w:tcPr>
          <w:p w:rsidR="00FC16CA" w:rsidRPr="00FC16CA" w:rsidRDefault="00FC16CA" w:rsidP="00FC16CA">
            <w:pPr>
              <w:spacing w:after="120"/>
              <w:rPr>
                <w:sz w:val="16"/>
                <w:szCs w:val="16"/>
              </w:rPr>
            </w:pPr>
            <w:r w:rsidRPr="00FC16CA">
              <w:rPr>
                <w:sz w:val="16"/>
                <w:szCs w:val="16"/>
              </w:rPr>
              <w:t>1000BASE-LX10</w:t>
            </w:r>
          </w:p>
        </w:tc>
        <w:tc>
          <w:tcPr>
            <w:tcW w:w="0" w:type="auto"/>
          </w:tcPr>
          <w:p w:rsidR="00FC16CA" w:rsidRPr="00FC16CA" w:rsidRDefault="00FC16CA" w:rsidP="00FC16CA">
            <w:pPr>
              <w:spacing w:after="120"/>
              <w:rPr>
                <w:sz w:val="16"/>
                <w:szCs w:val="16"/>
              </w:rPr>
            </w:pPr>
            <w:r w:rsidRPr="00FC16CA">
              <w:rPr>
                <w:sz w:val="16"/>
                <w:szCs w:val="16"/>
              </w:rPr>
              <w:t>10GBASE-KX4</w:t>
            </w:r>
          </w:p>
        </w:tc>
        <w:tc>
          <w:tcPr>
            <w:tcW w:w="0" w:type="auto"/>
          </w:tcPr>
          <w:p w:rsidR="00FC16CA" w:rsidRPr="00FC16CA" w:rsidRDefault="00FC16CA" w:rsidP="00FC16CA">
            <w:pPr>
              <w:spacing w:after="120"/>
              <w:rPr>
                <w:sz w:val="16"/>
                <w:szCs w:val="16"/>
              </w:rPr>
            </w:pPr>
            <w:r w:rsidRPr="00FC16CA">
              <w:rPr>
                <w:sz w:val="16"/>
                <w:szCs w:val="16"/>
              </w:rPr>
              <w:t>40GBASE-SR4</w:t>
            </w:r>
          </w:p>
        </w:tc>
        <w:tc>
          <w:tcPr>
            <w:tcW w:w="0" w:type="auto"/>
          </w:tcPr>
          <w:p w:rsidR="00FC16CA" w:rsidRPr="00FC16CA" w:rsidRDefault="00FC16CA" w:rsidP="00FC16CA">
            <w:pPr>
              <w:spacing w:after="120"/>
              <w:rPr>
                <w:rFonts w:cs="Arial"/>
                <w:sz w:val="16"/>
                <w:szCs w:val="16"/>
              </w:rPr>
            </w:pPr>
            <w:r w:rsidRPr="00FC16CA">
              <w:rPr>
                <w:sz w:val="16"/>
                <w:szCs w:val="16"/>
              </w:rPr>
              <w:t>100GBASE-KP4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10BASE-T</w:t>
            </w:r>
          </w:p>
        </w:tc>
        <w:tc>
          <w:tcPr>
            <w:tcW w:w="0" w:type="auto"/>
          </w:tcPr>
          <w:p w:rsidR="00FC16CA" w:rsidRPr="00FC16CA" w:rsidRDefault="00FC16CA" w:rsidP="00FC16CA">
            <w:pPr>
              <w:spacing w:after="120"/>
              <w:rPr>
                <w:rFonts w:cs="Arial"/>
                <w:sz w:val="16"/>
                <w:szCs w:val="16"/>
              </w:rPr>
            </w:pPr>
            <w:r w:rsidRPr="00FC16CA">
              <w:rPr>
                <w:sz w:val="16"/>
                <w:szCs w:val="16"/>
              </w:rPr>
              <w:t>100BASE-FX</w:t>
            </w:r>
          </w:p>
        </w:tc>
        <w:tc>
          <w:tcPr>
            <w:tcW w:w="0" w:type="auto"/>
          </w:tcPr>
          <w:p w:rsidR="00FC16CA" w:rsidRPr="00FC16CA" w:rsidRDefault="00FC16CA" w:rsidP="00FC16CA">
            <w:pPr>
              <w:spacing w:after="120"/>
              <w:rPr>
                <w:sz w:val="16"/>
                <w:szCs w:val="16"/>
              </w:rPr>
            </w:pPr>
            <w:r w:rsidRPr="00FC16CA">
              <w:rPr>
                <w:sz w:val="16"/>
                <w:szCs w:val="16"/>
              </w:rPr>
              <w:t>1000BASE-SX</w:t>
            </w:r>
          </w:p>
        </w:tc>
        <w:tc>
          <w:tcPr>
            <w:tcW w:w="0" w:type="auto"/>
          </w:tcPr>
          <w:p w:rsidR="00FC16CA" w:rsidRPr="00FC16CA" w:rsidRDefault="00FC16CA" w:rsidP="00FC16CA">
            <w:pPr>
              <w:spacing w:after="120"/>
              <w:rPr>
                <w:sz w:val="16"/>
                <w:szCs w:val="16"/>
              </w:rPr>
            </w:pPr>
            <w:r w:rsidRPr="00FC16CA">
              <w:rPr>
                <w:sz w:val="16"/>
                <w:szCs w:val="16"/>
              </w:rPr>
              <w:t>10GBASE-ER</w:t>
            </w:r>
          </w:p>
        </w:tc>
        <w:tc>
          <w:tcPr>
            <w:tcW w:w="0" w:type="auto"/>
          </w:tcPr>
          <w:p w:rsidR="00FC16CA" w:rsidRPr="00FC16CA" w:rsidRDefault="00FC16CA" w:rsidP="00FC16CA">
            <w:pPr>
              <w:spacing w:after="120"/>
              <w:rPr>
                <w:sz w:val="16"/>
                <w:szCs w:val="16"/>
              </w:rPr>
            </w:pPr>
            <w:r w:rsidRPr="00FC16CA">
              <w:rPr>
                <w:sz w:val="16"/>
                <w:szCs w:val="16"/>
              </w:rPr>
              <w:t>40GBASE-LR4</w:t>
            </w:r>
          </w:p>
        </w:tc>
        <w:tc>
          <w:tcPr>
            <w:tcW w:w="0" w:type="auto"/>
          </w:tcPr>
          <w:p w:rsidR="00FC16CA" w:rsidRPr="00FC16CA" w:rsidRDefault="00FC16CA" w:rsidP="00FC16CA">
            <w:pPr>
              <w:spacing w:after="120"/>
              <w:rPr>
                <w:rFonts w:cs="Arial"/>
                <w:sz w:val="16"/>
                <w:szCs w:val="16"/>
              </w:rPr>
            </w:pPr>
            <w:r w:rsidRPr="00FC16CA">
              <w:rPr>
                <w:sz w:val="16"/>
                <w:szCs w:val="16"/>
              </w:rPr>
              <w:t>100GBASE-CR10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10BASE-FP</w:t>
            </w:r>
          </w:p>
        </w:tc>
        <w:tc>
          <w:tcPr>
            <w:tcW w:w="0" w:type="auto"/>
          </w:tcPr>
          <w:p w:rsidR="00FC16CA" w:rsidRPr="00FC16CA" w:rsidRDefault="00FC16CA" w:rsidP="00FC16CA">
            <w:pPr>
              <w:spacing w:after="120"/>
              <w:rPr>
                <w:rFonts w:cs="Arial"/>
                <w:sz w:val="16"/>
                <w:szCs w:val="16"/>
              </w:rPr>
            </w:pPr>
            <w:r w:rsidRPr="00FC16CA">
              <w:rPr>
                <w:sz w:val="16"/>
                <w:szCs w:val="16"/>
              </w:rPr>
              <w:t>100BASE-LX10</w:t>
            </w:r>
          </w:p>
        </w:tc>
        <w:tc>
          <w:tcPr>
            <w:tcW w:w="0" w:type="auto"/>
          </w:tcPr>
          <w:p w:rsidR="00FC16CA" w:rsidRPr="00FC16CA" w:rsidRDefault="00FC16CA" w:rsidP="00FC16CA">
            <w:pPr>
              <w:spacing w:after="120"/>
              <w:rPr>
                <w:sz w:val="16"/>
                <w:szCs w:val="16"/>
              </w:rPr>
            </w:pPr>
            <w:r w:rsidRPr="00FC16CA">
              <w:rPr>
                <w:sz w:val="16"/>
                <w:szCs w:val="16"/>
              </w:rPr>
              <w:t>1000BASE-CX</w:t>
            </w:r>
          </w:p>
        </w:tc>
        <w:tc>
          <w:tcPr>
            <w:tcW w:w="0" w:type="auto"/>
          </w:tcPr>
          <w:p w:rsidR="00FC16CA" w:rsidRPr="00FC16CA" w:rsidRDefault="00FC16CA" w:rsidP="00FC16CA">
            <w:pPr>
              <w:spacing w:after="120"/>
              <w:rPr>
                <w:sz w:val="16"/>
                <w:szCs w:val="16"/>
              </w:rPr>
            </w:pPr>
            <w:r w:rsidRPr="00FC16CA">
              <w:rPr>
                <w:sz w:val="16"/>
                <w:szCs w:val="16"/>
              </w:rPr>
              <w:t>10GBASE-LR</w:t>
            </w:r>
          </w:p>
        </w:tc>
        <w:tc>
          <w:tcPr>
            <w:tcW w:w="0" w:type="auto"/>
          </w:tcPr>
          <w:p w:rsidR="00FC16CA" w:rsidRPr="00FC16CA" w:rsidRDefault="00FC16CA" w:rsidP="00FC16CA">
            <w:pPr>
              <w:spacing w:after="120"/>
              <w:rPr>
                <w:sz w:val="16"/>
                <w:szCs w:val="16"/>
              </w:rPr>
            </w:pPr>
            <w:r w:rsidRPr="00FC16CA">
              <w:rPr>
                <w:sz w:val="16"/>
                <w:szCs w:val="16"/>
              </w:rPr>
              <w:t>40GBASE-ER4</w:t>
            </w:r>
          </w:p>
        </w:tc>
        <w:tc>
          <w:tcPr>
            <w:tcW w:w="0" w:type="auto"/>
          </w:tcPr>
          <w:p w:rsidR="00FC16CA" w:rsidRPr="00FC16CA" w:rsidRDefault="00FC16CA" w:rsidP="00FC16CA">
            <w:pPr>
              <w:spacing w:after="120"/>
              <w:rPr>
                <w:rFonts w:cs="Arial"/>
                <w:sz w:val="16"/>
                <w:szCs w:val="16"/>
              </w:rPr>
            </w:pPr>
            <w:r w:rsidRPr="00FC16CA">
              <w:rPr>
                <w:sz w:val="16"/>
                <w:szCs w:val="16"/>
              </w:rPr>
              <w:t>100GBASE-SR4</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10BASE-FB</w:t>
            </w:r>
          </w:p>
        </w:tc>
        <w:tc>
          <w:tcPr>
            <w:tcW w:w="0" w:type="auto"/>
          </w:tcPr>
          <w:p w:rsidR="00FC16CA" w:rsidRPr="00FC16CA" w:rsidRDefault="00FC16CA" w:rsidP="00FC16CA">
            <w:pPr>
              <w:spacing w:after="120"/>
              <w:rPr>
                <w:rFonts w:cs="Arial"/>
                <w:sz w:val="16"/>
                <w:szCs w:val="16"/>
              </w:rPr>
            </w:pPr>
            <w:r w:rsidRPr="00FC16CA">
              <w:rPr>
                <w:sz w:val="16"/>
                <w:szCs w:val="16"/>
              </w:rPr>
              <w:t>100BASE-T2</w:t>
            </w:r>
          </w:p>
        </w:tc>
        <w:tc>
          <w:tcPr>
            <w:tcW w:w="0" w:type="auto"/>
          </w:tcPr>
          <w:p w:rsidR="00FC16CA" w:rsidRPr="00FC16CA" w:rsidRDefault="00FC16CA" w:rsidP="00FC16CA">
            <w:pPr>
              <w:spacing w:after="120"/>
              <w:rPr>
                <w:sz w:val="16"/>
                <w:szCs w:val="16"/>
              </w:rPr>
            </w:pPr>
            <w:r w:rsidRPr="00FC16CA">
              <w:rPr>
                <w:sz w:val="16"/>
                <w:szCs w:val="16"/>
              </w:rPr>
              <w:t>1000BASE-KX</w:t>
            </w:r>
          </w:p>
        </w:tc>
        <w:tc>
          <w:tcPr>
            <w:tcW w:w="0" w:type="auto"/>
          </w:tcPr>
          <w:p w:rsidR="00FC16CA" w:rsidRPr="00FC16CA" w:rsidRDefault="00FC16CA" w:rsidP="00FC16CA">
            <w:pPr>
              <w:spacing w:after="120"/>
              <w:rPr>
                <w:sz w:val="16"/>
                <w:szCs w:val="16"/>
              </w:rPr>
            </w:pPr>
            <w:r w:rsidRPr="00FC16CA">
              <w:rPr>
                <w:sz w:val="16"/>
                <w:szCs w:val="16"/>
              </w:rPr>
              <w:t>10GBASE-SR</w:t>
            </w:r>
          </w:p>
        </w:tc>
        <w:tc>
          <w:tcPr>
            <w:tcW w:w="0" w:type="auto"/>
          </w:tcPr>
          <w:p w:rsidR="00FC16CA" w:rsidRPr="00FC16CA" w:rsidRDefault="00FC16CA" w:rsidP="00FC16CA">
            <w:pPr>
              <w:spacing w:after="120"/>
              <w:rPr>
                <w:sz w:val="16"/>
                <w:szCs w:val="16"/>
              </w:rPr>
            </w:pPr>
            <w:r w:rsidRPr="00FC16CA">
              <w:rPr>
                <w:sz w:val="16"/>
                <w:szCs w:val="16"/>
              </w:rPr>
              <w:t>40GBASE-FR</w:t>
            </w:r>
          </w:p>
        </w:tc>
        <w:tc>
          <w:tcPr>
            <w:tcW w:w="0" w:type="auto"/>
          </w:tcPr>
          <w:p w:rsidR="00FC16CA" w:rsidRPr="00FC16CA" w:rsidRDefault="00FC16CA" w:rsidP="00FC16CA">
            <w:pPr>
              <w:spacing w:after="120"/>
              <w:rPr>
                <w:rFonts w:cs="Arial"/>
                <w:sz w:val="16"/>
                <w:szCs w:val="16"/>
              </w:rPr>
            </w:pPr>
            <w:r w:rsidRPr="00FC16CA">
              <w:rPr>
                <w:sz w:val="16"/>
                <w:szCs w:val="16"/>
              </w:rPr>
              <w:t>100GBASE-SR10</w:t>
            </w:r>
          </w:p>
        </w:tc>
      </w:tr>
      <w:tr w:rsidR="00FC16CA" w:rsidRPr="00FC16CA" w:rsidTr="006D3E60">
        <w:tc>
          <w:tcPr>
            <w:tcW w:w="0" w:type="auto"/>
          </w:tcPr>
          <w:p w:rsidR="00FC16CA" w:rsidRPr="00FC16CA" w:rsidRDefault="00FC16CA" w:rsidP="00FC16CA">
            <w:pPr>
              <w:spacing w:after="120"/>
              <w:rPr>
                <w:rFonts w:cs="Arial"/>
                <w:sz w:val="16"/>
                <w:szCs w:val="16"/>
              </w:rPr>
            </w:pPr>
            <w:r w:rsidRPr="00FC16CA">
              <w:rPr>
                <w:sz w:val="16"/>
                <w:szCs w:val="16"/>
              </w:rPr>
              <w:t>10BASE-FL</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1000BASE-T</w:t>
            </w:r>
          </w:p>
        </w:tc>
        <w:tc>
          <w:tcPr>
            <w:tcW w:w="0" w:type="auto"/>
          </w:tcPr>
          <w:p w:rsidR="00FC16CA" w:rsidRPr="00FC16CA" w:rsidRDefault="00FC16CA" w:rsidP="00FC16CA">
            <w:pPr>
              <w:spacing w:after="120"/>
              <w:rPr>
                <w:sz w:val="16"/>
                <w:szCs w:val="16"/>
              </w:rPr>
            </w:pPr>
            <w:r w:rsidRPr="00FC16CA">
              <w:rPr>
                <w:sz w:val="16"/>
                <w:szCs w:val="16"/>
              </w:rPr>
              <w:t>10GBASE-LRM</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100GBASE-LR4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10GBASE-KR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r w:rsidRPr="00FC16CA">
              <w:rPr>
                <w:sz w:val="16"/>
                <w:szCs w:val="16"/>
              </w:rPr>
              <w:t>100GBASE-ER4</w:t>
            </w:r>
          </w:p>
        </w:tc>
      </w:tr>
      <w:tr w:rsidR="00FC16CA" w:rsidRPr="00FC16CA" w:rsidTr="006D3E60">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sz w:val="16"/>
                <w:szCs w:val="16"/>
              </w:rPr>
            </w:pPr>
            <w:r w:rsidRPr="00FC16CA">
              <w:rPr>
                <w:sz w:val="16"/>
                <w:szCs w:val="16"/>
              </w:rPr>
              <w:t>10GBASE-PR</w:t>
            </w:r>
          </w:p>
        </w:tc>
        <w:tc>
          <w:tcPr>
            <w:tcW w:w="0" w:type="auto"/>
          </w:tcPr>
          <w:p w:rsidR="00FC16CA" w:rsidRPr="00FC16CA" w:rsidRDefault="00FC16CA" w:rsidP="00FC16CA">
            <w:pPr>
              <w:spacing w:after="120"/>
              <w:rPr>
                <w:sz w:val="16"/>
                <w:szCs w:val="16"/>
              </w:rPr>
            </w:pPr>
          </w:p>
        </w:tc>
        <w:tc>
          <w:tcPr>
            <w:tcW w:w="0" w:type="auto"/>
          </w:tcPr>
          <w:p w:rsidR="00FC16CA" w:rsidRPr="00FC16CA" w:rsidRDefault="00FC16CA" w:rsidP="00FC16CA">
            <w:pPr>
              <w:spacing w:after="120"/>
              <w:rPr>
                <w:rFonts w:cs="Arial"/>
                <w:sz w:val="16"/>
                <w:szCs w:val="16"/>
              </w:rPr>
            </w:pPr>
          </w:p>
        </w:tc>
      </w:tr>
    </w:tbl>
    <w:p w:rsidR="00FC16CA" w:rsidRDefault="00FC16CA" w:rsidP="00F7690C">
      <w:pPr>
        <w:pStyle w:val="Text"/>
      </w:pPr>
    </w:p>
    <w:p w:rsidR="00FC16CA" w:rsidRDefault="00FC16CA" w:rsidP="00F7690C">
      <w:pPr>
        <w:pStyle w:val="Text"/>
      </w:pPr>
      <w:r>
        <w:t xml:space="preserve">In principle, the </w:t>
      </w:r>
      <w:fldSimple w:instr=" DOCPROPERTY  Technology  \* MERGEFORMAT ">
        <w:r w:rsidR="00AC0741">
          <w:t>Ethernet PHY</w:t>
        </w:r>
      </w:fldSimple>
      <w:r>
        <w:t xml:space="preserve"> Information Model</w:t>
      </w:r>
      <w:r w:rsidRPr="00762162">
        <w:t xml:space="preserve"> </w:t>
      </w:r>
      <w:r>
        <w:t>allows definition of additional PMDs during implementation, but very sophisticated, highest capacity PMDs might require additional attributes, which are not</w:t>
      </w:r>
      <w:r w:rsidR="006D3E60">
        <w:t xml:space="preserve"> yet</w:t>
      </w:r>
      <w:r>
        <w:t xml:space="preserve"> included.</w:t>
      </w:r>
    </w:p>
    <w:p w:rsidR="00FC16CA" w:rsidRPr="00FC16CA" w:rsidRDefault="00FC16CA" w:rsidP="00FC16CA">
      <w:pPr>
        <w:spacing w:after="120"/>
        <w:jc w:val="both"/>
        <w:rPr>
          <w:color w:val="auto"/>
          <w:szCs w:val="20"/>
          <w:lang w:eastAsia="ar-SA"/>
        </w:rPr>
      </w:pPr>
    </w:p>
    <w:p w:rsidR="00FC16CA" w:rsidRPr="00FC16CA" w:rsidRDefault="006D3E60" w:rsidP="00FC16CA">
      <w:pPr>
        <w:tabs>
          <w:tab w:val="left" w:pos="3795"/>
        </w:tabs>
        <w:spacing w:after="120"/>
        <w:jc w:val="both"/>
        <w:rPr>
          <w:color w:val="auto"/>
          <w:szCs w:val="20"/>
          <w:lang w:eastAsia="ar-SA"/>
        </w:rPr>
      </w:pPr>
      <w:r>
        <w:t xml:space="preserve">The </w:t>
      </w:r>
      <w:fldSimple w:instr=" DOCPROPERTY  Technology  \* MERGEFORMAT ">
        <w:r w:rsidR="00AC0741">
          <w:t>Ethernet PHY</w:t>
        </w:r>
      </w:fldSimple>
      <w:r>
        <w:t xml:space="preserve"> Information Model</w:t>
      </w:r>
      <w:r w:rsidRPr="00762162">
        <w:t xml:space="preserve"> </w:t>
      </w:r>
      <w:r w:rsidR="00FC16CA" w:rsidRPr="00FC16CA">
        <w:rPr>
          <w:color w:val="auto"/>
          <w:szCs w:val="20"/>
          <w:lang w:eastAsia="ar-SA"/>
        </w:rPr>
        <w:t>does not cover any components of the Ethernet MAC layer.</w:t>
      </w:r>
    </w:p>
    <w:p w:rsidR="00FC16CA" w:rsidRPr="00FC16CA" w:rsidRDefault="00FC16CA" w:rsidP="00FC16CA">
      <w:pPr>
        <w:tabs>
          <w:tab w:val="left" w:pos="3795"/>
        </w:tabs>
        <w:spacing w:after="120"/>
        <w:jc w:val="both"/>
        <w:rPr>
          <w:color w:val="auto"/>
          <w:szCs w:val="20"/>
          <w:lang w:eastAsia="ar-SA"/>
        </w:rPr>
      </w:pPr>
      <w:r w:rsidRPr="00FC16CA">
        <w:rPr>
          <w:color w:val="auto"/>
          <w:szCs w:val="20"/>
          <w:lang w:eastAsia="ar-SA"/>
        </w:rPr>
        <w:t>The following PMDs are not yet cover, but might become subject to future expansion, if requested:</w:t>
      </w:r>
    </w:p>
    <w:p w:rsidR="00FC16CA" w:rsidRPr="00FC16CA" w:rsidRDefault="00FC16CA" w:rsidP="00FC16CA">
      <w:pPr>
        <w:pStyle w:val="Aufzhlungszeichen"/>
      </w:pPr>
      <w:r w:rsidRPr="00FC16CA">
        <w:t>Point-to-multipoint Ethernet for Ethernet Passive Optical Network (EPON)</w:t>
      </w:r>
      <w:r w:rsidRPr="00FC16CA">
        <w:br/>
        <w:t>like 1000BASE-PX and 10/1GBASE-PRX</w:t>
      </w:r>
    </w:p>
    <w:p w:rsidR="00FC16CA" w:rsidRPr="00FC16CA" w:rsidRDefault="00FC16CA" w:rsidP="00FC16CA">
      <w:pPr>
        <w:pStyle w:val="Aufzhlungszeichen"/>
      </w:pPr>
      <w:r w:rsidRPr="00FC16CA">
        <w:t>PMDs with variable line speed for Ethernet First Mile (EFM)</w:t>
      </w:r>
      <w:r w:rsidRPr="00FC16CA">
        <w:br/>
        <w:t>like 2BASE-TL and 10PASS-TS</w:t>
      </w:r>
    </w:p>
    <w:p w:rsidR="00FC16CA" w:rsidRPr="00FC16CA" w:rsidRDefault="00FC16CA" w:rsidP="00FC16CA">
      <w:pPr>
        <w:pStyle w:val="Aufzhlungszeichen"/>
      </w:pPr>
      <w:r w:rsidRPr="00FC16CA">
        <w:t xml:space="preserve">PMDs for Ethernet </w:t>
      </w:r>
      <w:r w:rsidR="006D3E60">
        <w:t>over</w:t>
      </w:r>
      <w:r w:rsidRPr="00FC16CA">
        <w:t xml:space="preserve"> SDH</w:t>
      </w:r>
      <w:r w:rsidRPr="00FC16CA">
        <w:br/>
        <w:t>like 10GBASE-W</w:t>
      </w:r>
    </w:p>
    <w:p w:rsidR="00FC16CA" w:rsidRDefault="00FC16CA" w:rsidP="008A3896">
      <w:pPr>
        <w:pStyle w:val="Text"/>
      </w:pPr>
    </w:p>
    <w:p w:rsidR="001A1E52" w:rsidRPr="00F6717B" w:rsidRDefault="001A1E52" w:rsidP="008A3896">
      <w:pPr>
        <w:pStyle w:val="Text"/>
      </w:pPr>
      <w:r w:rsidRPr="00F6717B">
        <w:t xml:space="preserve">The </w:t>
      </w:r>
      <w:fldSimple w:instr=" DOCPROPERTY  Technology  \* MERGEFORMAT ">
        <w:r w:rsidR="00AC0741">
          <w:t>Ethernet PHY</w:t>
        </w:r>
      </w:fldSimple>
      <w:r w:rsidR="003D7091">
        <w:t xml:space="preserve"> </w:t>
      </w:r>
      <w:r>
        <w:t>Information Model</w:t>
      </w:r>
      <w:r w:rsidRPr="00F6717B">
        <w:t xml:space="preserve"> provides the necessary attributes for</w:t>
      </w:r>
    </w:p>
    <w:p w:rsidR="001A1E52" w:rsidRDefault="001A1E52" w:rsidP="00871C43">
      <w:pPr>
        <w:pStyle w:val="Aufzhlungszeichen"/>
      </w:pPr>
      <w:r>
        <w:t>the device informing the SDN Controller about its capabilities</w:t>
      </w:r>
    </w:p>
    <w:p w:rsidR="001A1E52" w:rsidRDefault="001A1E52" w:rsidP="00871C43">
      <w:pPr>
        <w:pStyle w:val="Aufzhlungszeichen"/>
      </w:pPr>
      <w:r>
        <w:t>the Controller configuring the device</w:t>
      </w:r>
    </w:p>
    <w:p w:rsidR="001A1E52" w:rsidRDefault="001A1E52" w:rsidP="00871C43">
      <w:pPr>
        <w:pStyle w:val="Aufzhlungszeichen"/>
      </w:pPr>
      <w:r>
        <w:t>the device providing status, problem and performance information</w:t>
      </w:r>
    </w:p>
    <w:p w:rsidR="001A1E52" w:rsidRDefault="001A1E52" w:rsidP="00666B73">
      <w:pPr>
        <w:pStyle w:val="berschrift2"/>
      </w:pPr>
      <w:bookmarkStart w:id="31" w:name="_Ref433602688"/>
      <w:bookmarkStart w:id="32" w:name="_Ref433602731"/>
      <w:bookmarkStart w:id="33" w:name="_Ref433602738"/>
      <w:bookmarkStart w:id="34" w:name="_Ref433602743"/>
      <w:bookmarkStart w:id="35" w:name="_Ref454557144"/>
      <w:bookmarkStart w:id="36" w:name="_Toc2841703"/>
      <w:r w:rsidRPr="00350B8F">
        <w:t>Overview</w:t>
      </w:r>
      <w:bookmarkEnd w:id="31"/>
      <w:bookmarkEnd w:id="32"/>
      <w:bookmarkEnd w:id="33"/>
      <w:bookmarkEnd w:id="34"/>
      <w:bookmarkEnd w:id="35"/>
      <w:bookmarkEnd w:id="36"/>
    </w:p>
    <w:p w:rsidR="006D3E60" w:rsidRPr="006D3E60" w:rsidRDefault="006D3E60" w:rsidP="006D3E60">
      <w:pPr>
        <w:spacing w:after="120"/>
        <w:jc w:val="both"/>
        <w:rPr>
          <w:color w:val="auto"/>
          <w:szCs w:val="20"/>
          <w:lang w:eastAsia="ar-SA"/>
        </w:rPr>
      </w:pPr>
      <w:r w:rsidRPr="006D3E60">
        <w:rPr>
          <w:color w:val="auto"/>
          <w:szCs w:val="20"/>
          <w:lang w:eastAsia="ar-SA"/>
        </w:rPr>
        <w:t xml:space="preserve">The </w:t>
      </w:r>
      <w:fldSimple w:instr=" DOCPROPERTY  Technology  \* MERGEFORMAT ">
        <w:r w:rsidR="00AC0741">
          <w:t>Ethernet PHY</w:t>
        </w:r>
      </w:fldSimple>
      <w:r>
        <w:t xml:space="preserve"> </w:t>
      </w:r>
      <w:r w:rsidRPr="006D3E60">
        <w:rPr>
          <w:color w:val="auto"/>
          <w:szCs w:val="20"/>
          <w:lang w:eastAsia="ar-SA"/>
        </w:rPr>
        <w:t xml:space="preserve">Information Model consists of the following three layers, which are represented by *_Pacs (see also </w:t>
      </w:r>
      <w:r>
        <w:t xml:space="preserve">chapter </w:t>
      </w:r>
      <w:r>
        <w:fldChar w:fldCharType="begin"/>
      </w:r>
      <w:r>
        <w:instrText xml:space="preserve"> REF _Ref457491570 \w \h </w:instrText>
      </w:r>
      <w:r>
        <w:fldChar w:fldCharType="separate"/>
      </w:r>
      <w:r w:rsidR="00AC0741">
        <w:t>7.1</w:t>
      </w:r>
      <w:r>
        <w:fldChar w:fldCharType="end"/>
      </w:r>
      <w:r>
        <w:t xml:space="preserve"> </w:t>
      </w:r>
      <w:r>
        <w:fldChar w:fldCharType="begin"/>
      </w:r>
      <w:r>
        <w:instrText xml:space="preserve"> REF _Ref457491580 \h </w:instrText>
      </w:r>
      <w:r>
        <w:fldChar w:fldCharType="separate"/>
      </w:r>
      <w:r w:rsidR="00AC0741" w:rsidRPr="00350B8F">
        <w:t xml:space="preserve">Attachment of </w:t>
      </w:r>
      <w:r w:rsidR="00AC0741">
        <w:t>*_</w:t>
      </w:r>
      <w:r w:rsidR="00AC0741" w:rsidRPr="00350B8F">
        <w:t>Pa</w:t>
      </w:r>
      <w:r w:rsidR="00AC0741">
        <w:t>cs</w:t>
      </w:r>
      <w:r>
        <w:fldChar w:fldCharType="end"/>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Interface</w:t>
      </w:r>
    </w:p>
    <w:p w:rsidR="006D3E60" w:rsidRPr="006D3E60" w:rsidRDefault="006D3E60" w:rsidP="006D3E60">
      <w:pPr>
        <w:spacing w:after="120"/>
        <w:jc w:val="both"/>
        <w:rPr>
          <w:color w:val="auto"/>
          <w:szCs w:val="20"/>
          <w:lang w:eastAsia="ar-SA"/>
        </w:rPr>
      </w:pPr>
      <w:r w:rsidRPr="006D3E60">
        <w:rPr>
          <w:color w:val="auto"/>
          <w:szCs w:val="20"/>
          <w:lang w:eastAsia="ar-SA"/>
        </w:rPr>
        <w:t>The WireInterface_Pac contains the characteristics of the physical layer of the wire based Ethernet interface. It represents the combination of the interface at the internal Ethernet switch and the "transmitter" (e.g. SFP). It is specified within this document.</w:t>
      </w:r>
    </w:p>
    <w:p w:rsidR="006D3E60" w:rsidRPr="006D3E60" w:rsidRDefault="006D3E60" w:rsidP="006D3E60">
      <w:pPr>
        <w:keepNext/>
        <w:keepLines/>
        <w:spacing w:before="120" w:after="0"/>
        <w:outlineLvl w:val="7"/>
        <w:rPr>
          <w:b/>
          <w:color w:val="auto"/>
          <w:szCs w:val="20"/>
        </w:rPr>
      </w:pPr>
      <w:r w:rsidRPr="006D3E60">
        <w:rPr>
          <w:b/>
          <w:color w:val="auto"/>
          <w:szCs w:val="20"/>
        </w:rPr>
        <w:t>Structure</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Basic purpose of the Structure layer is segmenting the physical resource provided by the Interface layer into logical pieces that can be booked by Containers. In case of nowadays wire based Ethernet interfaces, </w:t>
      </w:r>
      <w:r w:rsidRPr="006D3E60">
        <w:rPr>
          <w:color w:val="auto"/>
          <w:szCs w:val="20"/>
          <w:lang w:eastAsia="ar-SA"/>
        </w:rPr>
        <w:lastRenderedPageBreak/>
        <w:t xml:space="preserve">just a single segment is provided. The </w:t>
      </w:r>
      <w:fldSimple w:instr=" DOCPROPERTY  Technology  \* MERGEFORMAT ">
        <w:r w:rsidR="00AC0741">
          <w:t>Ethernet PHY</w:t>
        </w:r>
      </w:fldSimple>
      <w:r>
        <w:t xml:space="preserve"> </w:t>
      </w:r>
      <w:r w:rsidRPr="006D3E60">
        <w:rPr>
          <w:color w:val="auto"/>
          <w:szCs w:val="20"/>
          <w:lang w:eastAsia="ar-SA"/>
        </w:rPr>
        <w:t xml:space="preserve">Information Model is not defining any new Structure, but referencing on the PureEthernetStructure_Pac defined 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sidRPr="006D3E60">
        <w:rPr>
          <w:color w:val="auto"/>
          <w:szCs w:val="20"/>
          <w:lang w:eastAsia="ar-SA"/>
        </w:rPr>
        <w:t>.</w:t>
      </w:r>
    </w:p>
    <w:p w:rsidR="006D3E60" w:rsidRPr="006D3E60" w:rsidRDefault="006D3E60" w:rsidP="006D3E60">
      <w:pPr>
        <w:keepNext/>
        <w:keepLines/>
        <w:spacing w:before="120" w:after="0"/>
        <w:outlineLvl w:val="7"/>
        <w:rPr>
          <w:b/>
          <w:color w:val="auto"/>
          <w:szCs w:val="20"/>
        </w:rPr>
      </w:pPr>
      <w:r w:rsidRPr="006D3E60">
        <w:rPr>
          <w:b/>
          <w:color w:val="auto"/>
          <w:szCs w:val="20"/>
        </w:rPr>
        <w:t>Container</w:t>
      </w:r>
    </w:p>
    <w:p w:rsidR="006D3E60" w:rsidRPr="006D3E60" w:rsidRDefault="006D3E60" w:rsidP="006D3E60">
      <w:pPr>
        <w:spacing w:after="120"/>
        <w:jc w:val="both"/>
        <w:rPr>
          <w:color w:val="auto"/>
          <w:szCs w:val="20"/>
          <w:lang w:eastAsia="ar-SA"/>
        </w:rPr>
      </w:pPr>
      <w:r w:rsidRPr="006D3E60">
        <w:rPr>
          <w:color w:val="auto"/>
          <w:szCs w:val="20"/>
          <w:lang w:eastAsia="ar-SA"/>
        </w:rPr>
        <w:t xml:space="preserve">The Container layer offers transport services to higher protocol layers. It represents the upper demarcation of the modeling. The </w:t>
      </w:r>
      <w:fldSimple w:instr=" DOCPROPERTY  Technology  \* MERGEFORMAT ">
        <w:r w:rsidR="00AC0741">
          <w:t>Ethernet PHY</w:t>
        </w:r>
      </w:fldSimple>
      <w:r>
        <w:t xml:space="preserve"> </w:t>
      </w:r>
      <w:r w:rsidRPr="006D3E60">
        <w:rPr>
          <w:color w:val="auto"/>
          <w:szCs w:val="20"/>
          <w:lang w:eastAsia="ar-SA"/>
        </w:rPr>
        <w:t xml:space="preserve">Information Model is not defining any new </w:t>
      </w:r>
      <w:r>
        <w:rPr>
          <w:color w:val="auto"/>
          <w:szCs w:val="20"/>
          <w:lang w:eastAsia="ar-SA"/>
        </w:rPr>
        <w:t>Container</w:t>
      </w:r>
      <w:r w:rsidRPr="006D3E60">
        <w:rPr>
          <w:color w:val="auto"/>
          <w:szCs w:val="20"/>
          <w:lang w:eastAsia="ar-SA"/>
        </w:rPr>
        <w:t>, but referencing on the EthernetContainer</w:t>
      </w:r>
      <w:r>
        <w:rPr>
          <w:color w:val="auto"/>
          <w:szCs w:val="20"/>
          <w:lang w:eastAsia="ar-SA"/>
        </w:rPr>
        <w:t>_Pac</w:t>
      </w:r>
      <w:r w:rsidRPr="006D3E60">
        <w:rPr>
          <w:color w:val="auto"/>
          <w:szCs w:val="20"/>
          <w:lang w:eastAsia="ar-SA"/>
        </w:rPr>
        <w:t xml:space="preserve"> defined within the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sidR="001C2D6D">
        <w:rPr>
          <w:color w:val="auto"/>
          <w:szCs w:val="20"/>
          <w:lang w:eastAsia="ar-SA"/>
        </w:rPr>
        <w:t>.</w:t>
      </w:r>
    </w:p>
    <w:p w:rsidR="006D3E60" w:rsidRPr="006D3E60" w:rsidRDefault="006D3E60" w:rsidP="006D3E60">
      <w:pPr>
        <w:spacing w:after="120"/>
        <w:jc w:val="both"/>
        <w:rPr>
          <w:color w:val="auto"/>
          <w:szCs w:val="20"/>
          <w:lang w:eastAsia="ar-SA"/>
        </w:rPr>
      </w:pPr>
    </w:p>
    <w:p w:rsidR="006D3E60" w:rsidRPr="00273BA0" w:rsidRDefault="006D3E60" w:rsidP="006D3E60">
      <w:pPr>
        <w:spacing w:after="120"/>
        <w:jc w:val="both"/>
        <w:rPr>
          <w:color w:val="auto"/>
          <w:szCs w:val="20"/>
          <w:lang w:eastAsia="ar-SA"/>
        </w:rPr>
      </w:pPr>
      <w:r w:rsidRPr="006D3E60">
        <w:rPr>
          <w:color w:val="auto"/>
          <w:szCs w:val="20"/>
          <w:lang w:eastAsia="ar-SA"/>
        </w:rPr>
        <w:t xml:space="preserve">The following picture shall help understanding the layering </w:t>
      </w:r>
      <w:r w:rsidR="001C2D6D">
        <w:rPr>
          <w:color w:val="auto"/>
          <w:szCs w:val="20"/>
          <w:lang w:eastAsia="ar-SA"/>
        </w:rPr>
        <w:t>of</w:t>
      </w:r>
      <w:r w:rsidRPr="006D3E60">
        <w:rPr>
          <w:color w:val="auto"/>
          <w:szCs w:val="20"/>
          <w:lang w:eastAsia="ar-SA"/>
        </w:rPr>
        <w:t xml:space="preserve"> the Technology Specific Conditional Packages (*_Pacs), which </w:t>
      </w:r>
      <w:r w:rsidR="001C2D6D">
        <w:rPr>
          <w:color w:val="auto"/>
          <w:szCs w:val="20"/>
          <w:lang w:eastAsia="ar-SA"/>
        </w:rPr>
        <w:t xml:space="preserve">are shared between </w:t>
      </w:r>
      <w:r w:rsidR="001C2D6D" w:rsidRPr="002C3E95">
        <w:rPr>
          <w:color w:val="auto"/>
          <w:szCs w:val="20"/>
          <w:lang w:eastAsia="ar-SA"/>
        </w:rPr>
        <w:t>ONF</w:t>
      </w:r>
      <w:r w:rsidR="001C2D6D">
        <w:rPr>
          <w:color w:val="auto"/>
          <w:szCs w:val="20"/>
          <w:lang w:eastAsia="ar-SA"/>
        </w:rPr>
        <w:t> </w:t>
      </w:r>
      <w:r w:rsidR="001C2D6D" w:rsidRPr="002C3E95">
        <w:rPr>
          <w:color w:val="auto"/>
          <w:szCs w:val="20"/>
          <w:lang w:eastAsia="ar-SA"/>
        </w:rPr>
        <w:t>TR</w:t>
      </w:r>
      <w:r w:rsidR="001C2D6D">
        <w:rPr>
          <w:color w:val="auto"/>
          <w:szCs w:val="20"/>
          <w:lang w:eastAsia="ar-SA"/>
        </w:rPr>
        <w:noBreakHyphen/>
      </w:r>
      <w:r w:rsidR="001C2D6D" w:rsidRPr="002C3E95">
        <w:rPr>
          <w:color w:val="auto"/>
          <w:szCs w:val="20"/>
          <w:lang w:eastAsia="ar-SA"/>
        </w:rPr>
        <w:t>532</w:t>
      </w:r>
      <w:r w:rsidR="001C2D6D">
        <w:rPr>
          <w:color w:val="auto"/>
          <w:szCs w:val="20"/>
          <w:lang w:eastAsia="ar-SA"/>
        </w:rPr>
        <w:t>v</w:t>
      </w:r>
      <w:r w:rsidR="001C2D6D" w:rsidRPr="002C3E95">
        <w:rPr>
          <w:color w:val="auto"/>
          <w:szCs w:val="20"/>
          <w:lang w:eastAsia="ar-SA"/>
        </w:rPr>
        <w:fldChar w:fldCharType="begin"/>
      </w:r>
      <w:r w:rsidR="001C2D6D" w:rsidRPr="002C3E95">
        <w:rPr>
          <w:color w:val="auto"/>
          <w:szCs w:val="20"/>
          <w:lang w:eastAsia="ar-SA"/>
        </w:rPr>
        <w:instrText xml:space="preserve"> DOCPROPERTY  "MW IM Version"  \* MERGEFORMAT </w:instrText>
      </w:r>
      <w:r w:rsidR="001C2D6D" w:rsidRPr="002C3E95">
        <w:rPr>
          <w:color w:val="auto"/>
          <w:szCs w:val="20"/>
          <w:lang w:eastAsia="ar-SA"/>
        </w:rPr>
        <w:fldChar w:fldCharType="separate"/>
      </w:r>
      <w:r w:rsidR="00AC0741">
        <w:rPr>
          <w:color w:val="auto"/>
          <w:szCs w:val="20"/>
          <w:lang w:eastAsia="ar-SA"/>
        </w:rPr>
        <w:t>1.1</w:t>
      </w:r>
      <w:r w:rsidR="001C2D6D" w:rsidRPr="002C3E95">
        <w:rPr>
          <w:color w:val="auto"/>
          <w:szCs w:val="20"/>
          <w:lang w:eastAsia="ar-SA"/>
        </w:rPr>
        <w:fldChar w:fldCharType="end"/>
      </w:r>
      <w:r w:rsidR="001C2D6D" w:rsidRPr="002C3E95">
        <w:rPr>
          <w:color w:val="auto"/>
          <w:szCs w:val="20"/>
          <w:lang w:eastAsia="ar-SA"/>
        </w:rPr>
        <w:t xml:space="preserve"> Microwave Information Model </w:t>
      </w:r>
      <w:r w:rsidR="00AC0741">
        <w:rPr>
          <w:color w:val="auto"/>
          <w:szCs w:val="20"/>
          <w:lang w:eastAsia="ar-SA"/>
        </w:rPr>
        <w:t>[</w:t>
      </w:r>
      <w:r w:rsidR="001C2D6D" w:rsidRPr="002C3E95">
        <w:rPr>
          <w:color w:val="auto"/>
          <w:szCs w:val="20"/>
          <w:lang w:eastAsia="ar-SA"/>
        </w:rPr>
        <w:fldChar w:fldCharType="begin"/>
      </w:r>
      <w:r w:rsidR="001C2D6D" w:rsidRPr="002C3E95">
        <w:rPr>
          <w:color w:val="auto"/>
          <w:szCs w:val="20"/>
          <w:lang w:eastAsia="ar-SA"/>
        </w:rPr>
        <w:instrText xml:space="preserve"> DOCPROPERTY  "MW Reference"  \* MERGEFORMAT </w:instrText>
      </w:r>
      <w:r w:rsidR="001C2D6D" w:rsidRPr="002C3E95">
        <w:rPr>
          <w:color w:val="auto"/>
          <w:szCs w:val="20"/>
          <w:lang w:eastAsia="ar-SA"/>
        </w:rPr>
        <w:fldChar w:fldCharType="separate"/>
      </w:r>
      <w:r w:rsidR="00AC0741">
        <w:rPr>
          <w:color w:val="auto"/>
          <w:szCs w:val="20"/>
          <w:lang w:eastAsia="ar-SA"/>
        </w:rPr>
        <w:t>ONF MW IM</w:t>
      </w:r>
      <w:r w:rsidR="001C2D6D" w:rsidRPr="002C3E95">
        <w:rPr>
          <w:color w:val="auto"/>
          <w:szCs w:val="20"/>
          <w:lang w:eastAsia="ar-SA"/>
        </w:rPr>
        <w:fldChar w:fldCharType="end"/>
      </w:r>
      <w:r w:rsidR="00AC0741">
        <w:rPr>
          <w:color w:val="auto"/>
          <w:szCs w:val="20"/>
          <w:lang w:eastAsia="ar-SA"/>
        </w:rPr>
        <w:t>]</w:t>
      </w:r>
      <w:r w:rsidR="001C2D6D">
        <w:rPr>
          <w:color w:val="auto"/>
          <w:szCs w:val="20"/>
          <w:lang w:eastAsia="ar-SA"/>
        </w:rPr>
        <w:t xml:space="preserve"> and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1C2D6D" w:rsidRPr="001C2D6D">
        <w:rPr>
          <w:rFonts w:ascii="Cambria Math" w:hAnsi="Cambria Math" w:cs="Cambria Math"/>
          <w:color w:val="auto"/>
          <w:szCs w:val="20"/>
          <w:lang w:eastAsia="ar-SA"/>
        </w:rPr>
        <w:t>‑</w:t>
      </w:r>
      <w:r w:rsidR="001C2D6D">
        <w:rPr>
          <w:color w:val="auto"/>
          <w:szCs w:val="20"/>
          <w:lang w:eastAsia="ar-SA"/>
        </w:rPr>
        <w:t>v</w:t>
      </w:r>
      <w:r w:rsidR="001C2D6D">
        <w:rPr>
          <w:color w:val="auto"/>
          <w:szCs w:val="20"/>
          <w:lang w:eastAsia="ar-SA"/>
        </w:rPr>
        <w:fldChar w:fldCharType="begin"/>
      </w:r>
      <w:r w:rsidR="001C2D6D">
        <w:rPr>
          <w:color w:val="auto"/>
          <w:szCs w:val="20"/>
          <w:lang w:eastAsia="ar-SA"/>
        </w:rPr>
        <w:instrText xml:space="preserve"> DOCPROPERTY  "EP IM Version"  \* MERGEFORMAT </w:instrText>
      </w:r>
      <w:r w:rsidR="001C2D6D">
        <w:rPr>
          <w:color w:val="auto"/>
          <w:szCs w:val="20"/>
          <w:lang w:eastAsia="ar-SA"/>
        </w:rPr>
        <w:fldChar w:fldCharType="separate"/>
      </w:r>
      <w:r w:rsidR="00AC0741">
        <w:rPr>
          <w:color w:val="auto"/>
          <w:szCs w:val="20"/>
          <w:lang w:eastAsia="ar-SA"/>
        </w:rPr>
        <w:t>1.0</w:t>
      </w:r>
      <w:r w:rsidR="001C2D6D">
        <w:rPr>
          <w:color w:val="auto"/>
          <w:szCs w:val="20"/>
          <w:lang w:eastAsia="ar-SA"/>
        </w:rPr>
        <w:fldChar w:fldCharType="end"/>
      </w:r>
      <w:r w:rsidR="001C2D6D" w:rsidRPr="002C3E95">
        <w:rPr>
          <w:color w:val="auto"/>
          <w:szCs w:val="20"/>
          <w:lang w:eastAsia="ar-SA"/>
        </w:rPr>
        <w:t xml:space="preserve"> </w:t>
      </w:r>
      <w:fldSimple w:instr=" DOCPROPERTY  Technology  \* MERGEFORMAT ">
        <w:r w:rsidR="00AC0741">
          <w:t>Ethernet PHY</w:t>
        </w:r>
      </w:fldSimple>
      <w:r w:rsidR="001C2D6D">
        <w:t xml:space="preserve"> </w:t>
      </w:r>
      <w:r w:rsidR="001C2D6D" w:rsidRPr="002C3E95">
        <w:rPr>
          <w:color w:val="auto"/>
          <w:szCs w:val="20"/>
          <w:lang w:eastAsia="ar-SA"/>
        </w:rPr>
        <w:t>Information Model</w:t>
      </w:r>
      <w:r w:rsidR="001C2D6D">
        <w:rPr>
          <w:color w:val="auto"/>
          <w:szCs w:val="20"/>
          <w:lang w:eastAsia="ar-SA"/>
        </w:rPr>
        <w:t xml:space="preserve">. </w:t>
      </w:r>
      <w:r w:rsidRPr="006D3E60">
        <w:rPr>
          <w:color w:val="auto"/>
          <w:szCs w:val="20"/>
          <w:lang w:eastAsia="ar-SA"/>
        </w:rPr>
        <w:t xml:space="preserve">(It has to be noted that this picture is for explanatory purposes only. The associations between the *_Pacs are implemented in a more complex way, which is described in </w:t>
      </w:r>
      <w:r w:rsidR="00273BA0">
        <w:t xml:space="preserve">chapter </w:t>
      </w:r>
      <w:r w:rsidR="00273BA0">
        <w:fldChar w:fldCharType="begin"/>
      </w:r>
      <w:r w:rsidR="00273BA0">
        <w:instrText xml:space="preserve"> REF _Ref457491570 \w \h </w:instrText>
      </w:r>
      <w:r w:rsidR="00273BA0">
        <w:fldChar w:fldCharType="separate"/>
      </w:r>
      <w:r w:rsidR="00AC0741">
        <w:t>7.1</w:t>
      </w:r>
      <w:r w:rsidR="00273BA0">
        <w:fldChar w:fldCharType="end"/>
      </w:r>
      <w:r w:rsidR="00273BA0">
        <w:t xml:space="preserve"> </w:t>
      </w:r>
      <w:r w:rsidR="00273BA0">
        <w:fldChar w:fldCharType="begin"/>
      </w:r>
      <w:r w:rsidR="00273BA0">
        <w:instrText xml:space="preserve"> REF _Ref457491580 \h </w:instrText>
      </w:r>
      <w:r w:rsidR="00273BA0">
        <w:fldChar w:fldCharType="separate"/>
      </w:r>
      <w:r w:rsidR="00AC0741" w:rsidRPr="00350B8F">
        <w:t xml:space="preserve">Attachment of </w:t>
      </w:r>
      <w:r w:rsidR="00AC0741">
        <w:t>*_</w:t>
      </w:r>
      <w:r w:rsidR="00AC0741" w:rsidRPr="00350B8F">
        <w:t>Pa</w:t>
      </w:r>
      <w:r w:rsidR="00AC0741">
        <w:t>cs</w:t>
      </w:r>
      <w:r w:rsidR="00273BA0">
        <w:fldChar w:fldCharType="end"/>
      </w:r>
      <w:r w:rsidRPr="00273BA0">
        <w:rPr>
          <w:color w:val="auto"/>
          <w:szCs w:val="20"/>
          <w:lang w:eastAsia="ar-SA"/>
        </w:rPr>
        <w:t>.)</w:t>
      </w:r>
    </w:p>
    <w:p w:rsidR="00273BA0" w:rsidRDefault="00F339AC" w:rsidP="00273BA0">
      <w:pPr>
        <w:pStyle w:val="Beschriftung"/>
        <w:keepNext/>
      </w:pPr>
      <w:r>
        <w:rPr>
          <w:noProof/>
          <w:lang w:val="de-DE" w:eastAsia="de-DE"/>
        </w:rPr>
        <w:drawing>
          <wp:inline distT="0" distB="0" distL="0" distR="0">
            <wp:extent cx="3916680" cy="4184015"/>
            <wp:effectExtent l="0" t="0" r="7620" b="6985"/>
            <wp:docPr id="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4184015"/>
                    </a:xfrm>
                    <a:prstGeom prst="rect">
                      <a:avLst/>
                    </a:prstGeom>
                    <a:noFill/>
                    <a:ln>
                      <a:noFill/>
                    </a:ln>
                  </pic:spPr>
                </pic:pic>
              </a:graphicData>
            </a:graphic>
          </wp:inline>
        </w:drawing>
      </w:r>
      <w:r>
        <w:rPr>
          <w:noProof/>
          <w:lang w:val="de-DE" w:eastAsia="de-DE"/>
        </w:rPr>
        <w:drawing>
          <wp:inline distT="0" distB="0" distL="0" distR="0">
            <wp:extent cx="1527175" cy="4149090"/>
            <wp:effectExtent l="0" t="0" r="0" b="3810"/>
            <wp:docPr id="74" name="Bild 74"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il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7175" cy="4149090"/>
                    </a:xfrm>
                    <a:prstGeom prst="rect">
                      <a:avLst/>
                    </a:prstGeom>
                    <a:noFill/>
                    <a:ln>
                      <a:noFill/>
                    </a:ln>
                  </pic:spPr>
                </pic:pic>
              </a:graphicData>
            </a:graphic>
          </wp:inline>
        </w:drawing>
      </w:r>
    </w:p>
    <w:p w:rsidR="006D3E60" w:rsidRPr="00273BA0" w:rsidRDefault="00273BA0" w:rsidP="00273BA0">
      <w:pPr>
        <w:pStyle w:val="Beschriftung"/>
      </w:pPr>
      <w:bookmarkStart w:id="37" w:name="_Toc2841773"/>
      <w:r w:rsidRPr="00273BA0">
        <w:t xml:space="preserve">Figure </w:t>
      </w:r>
      <w:r w:rsidRPr="00273BA0">
        <w:fldChar w:fldCharType="begin"/>
      </w:r>
      <w:r w:rsidRPr="00273BA0">
        <w:instrText xml:space="preserve"> SEQ Figure \* ARABIC </w:instrText>
      </w:r>
      <w:r w:rsidRPr="00273BA0">
        <w:fldChar w:fldCharType="separate"/>
      </w:r>
      <w:r w:rsidR="00AC0741">
        <w:rPr>
          <w:noProof/>
        </w:rPr>
        <w:t>1</w:t>
      </w:r>
      <w:r w:rsidRPr="00273BA0">
        <w:fldChar w:fldCharType="end"/>
      </w:r>
      <w:r w:rsidRPr="00273BA0">
        <w:t>: Model Overview</w:t>
      </w:r>
      <w:bookmarkEnd w:id="37"/>
    </w:p>
    <w:p w:rsidR="006D3E60" w:rsidRPr="006D3E60" w:rsidRDefault="006D3E60" w:rsidP="006D3E60">
      <w:pPr>
        <w:spacing w:after="120"/>
        <w:jc w:val="both"/>
        <w:rPr>
          <w:color w:val="auto"/>
          <w:szCs w:val="20"/>
          <w:lang w:eastAsia="ar-SA"/>
        </w:rPr>
      </w:pPr>
      <w:r w:rsidRPr="006D3E60">
        <w:rPr>
          <w:color w:val="auto"/>
          <w:szCs w:val="20"/>
          <w:lang w:eastAsia="ar-SA"/>
        </w:rPr>
        <w:t>All Technology Specific Conditional Package (*_Pacs) are sub-structured into the following classes:</w:t>
      </w:r>
    </w:p>
    <w:p w:rsidR="006D3E60" w:rsidRPr="006D3E60" w:rsidRDefault="006D3E60" w:rsidP="00273BA0">
      <w:pPr>
        <w:pStyle w:val="Aufzhlungszeichen"/>
      </w:pPr>
      <w:r w:rsidRPr="006D3E60">
        <w:t>Capabilities – The device informs about its features, characteristics and tuning ranges</w:t>
      </w:r>
    </w:p>
    <w:p w:rsidR="006D3E60" w:rsidRPr="006D3E60" w:rsidRDefault="006D3E60" w:rsidP="00273BA0">
      <w:pPr>
        <w:pStyle w:val="Aufzhlungszeichen"/>
      </w:pPr>
      <w:r w:rsidRPr="006D3E60">
        <w:t>Configuration – The Controller configures the device and the device informs about its current configuration</w:t>
      </w:r>
    </w:p>
    <w:p w:rsidR="006D3E60" w:rsidRPr="006D3E60" w:rsidRDefault="006D3E60" w:rsidP="00273BA0">
      <w:pPr>
        <w:pStyle w:val="Aufzhlungszeichen"/>
      </w:pPr>
      <w:r w:rsidRPr="006D3E60">
        <w:t>Status – The device informs about measurement values and its current operational status</w:t>
      </w:r>
    </w:p>
    <w:p w:rsidR="006D3E60" w:rsidRPr="006D3E60" w:rsidRDefault="006D3E60" w:rsidP="00273BA0">
      <w:pPr>
        <w:pStyle w:val="Aufzhlungszeichen"/>
      </w:pPr>
      <w:r w:rsidRPr="006D3E60">
        <w:t>Problems – The device proactively informs about events</w:t>
      </w:r>
    </w:p>
    <w:p w:rsidR="006D3E60" w:rsidRPr="006D3E60" w:rsidRDefault="006D3E60" w:rsidP="00273BA0">
      <w:pPr>
        <w:pStyle w:val="Aufzhlungszeichen"/>
      </w:pPr>
      <w:r w:rsidRPr="006D3E60">
        <w:t>Current Performance – The device informs about the current status of its performance counters</w:t>
      </w:r>
    </w:p>
    <w:p w:rsidR="006D3E60" w:rsidRPr="006D3E60" w:rsidRDefault="006D3E60" w:rsidP="00273BA0">
      <w:pPr>
        <w:pStyle w:val="Aufzhlungszeichen"/>
      </w:pPr>
      <w:r w:rsidRPr="006D3E60">
        <w:lastRenderedPageBreak/>
        <w:t>Historical Performance – The device informs about the status of its performance counters at the end of a well-defined time period</w:t>
      </w:r>
    </w:p>
    <w:p w:rsidR="00273BA0" w:rsidRPr="006D3E60" w:rsidRDefault="00273BA0" w:rsidP="006D3E60">
      <w:pPr>
        <w:spacing w:after="120"/>
        <w:jc w:val="both"/>
        <w:rPr>
          <w:color w:val="auto"/>
          <w:szCs w:val="20"/>
          <w:lang w:eastAsia="ar-SA"/>
        </w:rPr>
      </w:pPr>
    </w:p>
    <w:p w:rsidR="00273BA0" w:rsidRDefault="00F339AC" w:rsidP="00273BA0">
      <w:pPr>
        <w:pStyle w:val="Beschriftung"/>
        <w:keepNext/>
      </w:pPr>
      <w:r>
        <w:rPr>
          <w:noProof/>
          <w:lang w:val="de-DE" w:eastAsia="de-DE"/>
        </w:rPr>
        <w:drawing>
          <wp:inline distT="0" distB="0" distL="0" distR="0">
            <wp:extent cx="3217545" cy="3174365"/>
            <wp:effectExtent l="0" t="0" r="1905" b="6985"/>
            <wp:docPr id="75"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7545" cy="3174365"/>
                    </a:xfrm>
                    <a:prstGeom prst="rect">
                      <a:avLst/>
                    </a:prstGeom>
                    <a:noFill/>
                    <a:ln>
                      <a:noFill/>
                    </a:ln>
                  </pic:spPr>
                </pic:pic>
              </a:graphicData>
            </a:graphic>
          </wp:inline>
        </w:drawing>
      </w:r>
    </w:p>
    <w:p w:rsidR="006D3E60" w:rsidRPr="006D3E60" w:rsidRDefault="00273BA0" w:rsidP="00273BA0">
      <w:pPr>
        <w:pStyle w:val="Beschriftung"/>
      </w:pPr>
      <w:bookmarkStart w:id="38" w:name="_Toc2841774"/>
      <w:r>
        <w:t xml:space="preserve">Figure </w:t>
      </w:r>
      <w:r>
        <w:fldChar w:fldCharType="begin"/>
      </w:r>
      <w:r>
        <w:instrText xml:space="preserve"> SEQ Figure \* ARABIC </w:instrText>
      </w:r>
      <w:r>
        <w:fldChar w:fldCharType="separate"/>
      </w:r>
      <w:r w:rsidR="00AC0741">
        <w:rPr>
          <w:noProof/>
        </w:rPr>
        <w:t>2</w:t>
      </w:r>
      <w:r>
        <w:fldChar w:fldCharType="end"/>
      </w:r>
      <w:r w:rsidRPr="00627464">
        <w:t>: Example for the sub-structuring of *_Pacs</w:t>
      </w:r>
      <w:bookmarkEnd w:id="38"/>
    </w:p>
    <w:p w:rsidR="001A1E52" w:rsidRDefault="006D3E60" w:rsidP="00273BA0">
      <w:pPr>
        <w:spacing w:after="120"/>
        <w:jc w:val="both"/>
        <w:rPr>
          <w:color w:val="auto"/>
          <w:szCs w:val="20"/>
          <w:lang w:eastAsia="ar-SA"/>
        </w:rPr>
      </w:pPr>
      <w:r w:rsidRPr="006D3E60">
        <w:rPr>
          <w:color w:val="auto"/>
          <w:szCs w:val="20"/>
          <w:lang w:eastAsia="ar-SA"/>
        </w:rPr>
        <w:t xml:space="preserve">Each Technology Specific Conditional Package (*_Pac) is sufficiently described by one set of capability, configuration, status and current performance attributes, but several current problem and historical performance value sets might be required. Nevertheless, *CurrentProblems and *HistoricalPerformances classes are in a one to one association to the *_Pac. The necessary multiplicity is generated by lists inside these classes. This additional hierarchy is required by the </w:t>
      </w:r>
      <w:del w:id="39" w:author="Heinze Thorsten" w:date="2019-03-04T13:57:00Z">
        <w:r w:rsidRPr="006D3E60" w:rsidDel="00A61D9B">
          <w:rPr>
            <w:color w:val="auto"/>
            <w:szCs w:val="20"/>
            <w:lang w:eastAsia="ar-SA"/>
          </w:rPr>
          <w:delText xml:space="preserve">mediator </w:delText>
        </w:r>
      </w:del>
      <w:ins w:id="40" w:author="Heinze Thorsten" w:date="2019-03-04T13:57:00Z">
        <w:r w:rsidR="00A61D9B">
          <w:rPr>
            <w:color w:val="auto"/>
            <w:szCs w:val="20"/>
            <w:lang w:eastAsia="ar-SA"/>
          </w:rPr>
          <w:t>interface</w:t>
        </w:r>
        <w:r w:rsidR="00A61D9B" w:rsidRPr="006D3E60">
          <w:rPr>
            <w:color w:val="auto"/>
            <w:szCs w:val="20"/>
            <w:lang w:eastAsia="ar-SA"/>
          </w:rPr>
          <w:t xml:space="preserve"> </w:t>
        </w:r>
      </w:ins>
      <w:r w:rsidRPr="006D3E60">
        <w:rPr>
          <w:color w:val="auto"/>
          <w:szCs w:val="20"/>
          <w:lang w:eastAsia="ar-SA"/>
        </w:rPr>
        <w:t>implementation after conversion to YANG.</w:t>
      </w:r>
    </w:p>
    <w:p w:rsidR="005D5568" w:rsidRDefault="005D5568" w:rsidP="005D5568">
      <w:pPr>
        <w:pStyle w:val="berschrift8"/>
        <w:rPr>
          <w:ins w:id="41" w:author="Heinze Thorsten" w:date="2019-02-21T14:52:00Z"/>
          <w:lang w:eastAsia="ar-SA"/>
        </w:rPr>
      </w:pPr>
      <w:bookmarkStart w:id="42" w:name="_Ref1299496"/>
      <w:bookmarkStart w:id="43" w:name="_Ref1299504"/>
      <w:ins w:id="44" w:author="Heinze Thorsten" w:date="2019-02-21T14:52:00Z">
        <w:r>
          <w:rPr>
            <w:lang w:eastAsia="ar-SA"/>
          </w:rPr>
          <w:t>Equipment</w:t>
        </w:r>
      </w:ins>
    </w:p>
    <w:p w:rsidR="005D5568" w:rsidRDefault="005D5568" w:rsidP="005D5568">
      <w:pPr>
        <w:pStyle w:val="Text"/>
        <w:rPr>
          <w:ins w:id="45" w:author="Heinze Thorsten" w:date="2019-02-21T14:52:00Z"/>
        </w:rPr>
      </w:pPr>
      <w:ins w:id="46" w:author="Heinze Thorsten" w:date="2019-02-21T14:52:00Z">
        <w:r>
          <w:t>Existing structures of the</w:t>
        </w:r>
        <w:r w:rsidRPr="000E0310">
          <w:t xml:space="preserve"> </w:t>
        </w:r>
      </w:ins>
      <w:ins w:id="47" w:author="Heinze Thorsten" w:date="2019-02-21T14:58:00Z">
        <w:r w:rsidR="000C654F" w:rsidRPr="002C3E95">
          <w:t xml:space="preserve">TR-512 ONF Core Information Model </w:t>
        </w:r>
        <w:r w:rsidR="000C654F" w:rsidRPr="002C3E95">
          <w:fldChar w:fldCharType="begin"/>
        </w:r>
        <w:r w:rsidR="000C654F" w:rsidRPr="002C3E95">
          <w:instrText xml:space="preserve"> DOCPROPERTY  "Core IM Version"  \* MERGEFORMAT </w:instrText>
        </w:r>
        <w:r w:rsidR="000C654F" w:rsidRPr="002C3E95">
          <w:fldChar w:fldCharType="separate"/>
        </w:r>
      </w:ins>
      <w:r w:rsidR="00AC0741">
        <w:t>1.2</w:t>
      </w:r>
      <w:ins w:id="48" w:author="Heinze Thorsten" w:date="2019-02-21T14:58:00Z">
        <w:r w:rsidR="000C654F" w:rsidRPr="002C3E95">
          <w:fldChar w:fldCharType="end"/>
        </w:r>
        <w:r w:rsidR="000C654F" w:rsidRPr="002C3E95">
          <w:t xml:space="preserve"> </w:t>
        </w:r>
      </w:ins>
      <w:r w:rsidR="00AC0741">
        <w:t>[</w:t>
      </w:r>
      <w:ins w:id="49" w:author="Heinze Thorsten" w:date="2019-02-21T14:58:00Z">
        <w:r w:rsidR="000C654F" w:rsidRPr="002C3E95">
          <w:fldChar w:fldCharType="begin"/>
        </w:r>
        <w:r w:rsidR="000C654F" w:rsidRPr="002C3E95">
          <w:instrText xml:space="preserve"> DOCPROPERTY  "Core Reference"  \* MERGEFORMAT </w:instrText>
        </w:r>
        <w:r w:rsidR="000C654F" w:rsidRPr="002C3E95">
          <w:fldChar w:fldCharType="separate"/>
        </w:r>
      </w:ins>
      <w:r w:rsidR="00AC0741">
        <w:t>ONF Core IM</w:t>
      </w:r>
      <w:ins w:id="50" w:author="Heinze Thorsten" w:date="2019-02-21T14:58:00Z">
        <w:r w:rsidR="000C654F" w:rsidRPr="002C3E95">
          <w:fldChar w:fldCharType="end"/>
        </w:r>
      </w:ins>
      <w:r w:rsidR="00AC0741">
        <w:t>]</w:t>
      </w:r>
      <w:ins w:id="51" w:author="Heinze Thorsten" w:date="2019-02-21T14:52:00Z">
        <w:r>
          <w:t xml:space="preserve"> are used for documenting equipment information about the </w:t>
        </w:r>
        <w:r w:rsidRPr="006D3E60">
          <w:t>"</w:t>
        </w:r>
      </w:ins>
      <w:ins w:id="52" w:author="Heinze Thorsten" w:date="2019-02-21T16:14:00Z">
        <w:r w:rsidR="00743078">
          <w:t>transceiver</w:t>
        </w:r>
      </w:ins>
      <w:ins w:id="53" w:author="Heinze Thorsten" w:date="2019-02-21T14:52:00Z">
        <w:r w:rsidRPr="006D3E60">
          <w:t>" (e.g. SFP)</w:t>
        </w:r>
        <w:r>
          <w:t xml:space="preserve">. </w:t>
        </w:r>
      </w:ins>
      <w:ins w:id="54" w:author="Heinze Thorsten" w:date="2019-02-21T16:13:00Z">
        <w:r w:rsidR="00743078">
          <w:t>R</w:t>
        </w:r>
      </w:ins>
      <w:ins w:id="55" w:author="Heinze Thorsten" w:date="2019-02-21T14:52:00Z">
        <w:r>
          <w:t>eference table</w:t>
        </w:r>
      </w:ins>
      <w:ins w:id="56" w:author="Heinze Thorsten" w:date="2019-02-21T16:14:00Z">
        <w:r w:rsidR="00743078">
          <w:t>s</w:t>
        </w:r>
      </w:ins>
      <w:ins w:id="57" w:author="Heinze Thorsten" w:date="2019-02-21T14:52:00Z">
        <w:r>
          <w:t xml:space="preserve"> </w:t>
        </w:r>
      </w:ins>
      <w:ins w:id="58" w:author="Heinze Thorsten" w:date="2019-02-21T16:14:00Z">
        <w:r w:rsidR="00743078">
          <w:t xml:space="preserve">are </w:t>
        </w:r>
      </w:ins>
      <w:ins w:id="59" w:author="Heinze Thorsten" w:date="2019-02-21T14:52:00Z">
        <w:r>
          <w:t>provided in this document.</w:t>
        </w:r>
      </w:ins>
    </w:p>
    <w:p w:rsidR="001A1E52" w:rsidRDefault="001A1E52" w:rsidP="00666B73">
      <w:pPr>
        <w:pStyle w:val="berschrift1"/>
      </w:pPr>
      <w:bookmarkStart w:id="60" w:name="_Toc2841704"/>
      <w:r w:rsidRPr="00350B8F">
        <w:t>Conventions</w:t>
      </w:r>
      <w:bookmarkEnd w:id="42"/>
      <w:bookmarkEnd w:id="43"/>
      <w:bookmarkEnd w:id="60"/>
    </w:p>
    <w:p w:rsidR="003102D4" w:rsidRDefault="003102D4" w:rsidP="003102D4">
      <w:pPr>
        <w:pStyle w:val="Text"/>
      </w:pPr>
      <w:r>
        <w:t xml:space="preserve">For seamless integration of components of this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Pr="001C2D6D">
        <w:rPr>
          <w:rFonts w:ascii="Cambria Math" w:hAnsi="Cambria Math" w:cs="Cambria Math"/>
        </w:rPr>
        <w:t>‑</w:t>
      </w:r>
      <w:r>
        <w:t>v</w:t>
      </w:r>
      <w:fldSimple w:instr=" DOCPROPERTY  &quot;EP IM Version&quot;  \* MERGEFORMAT ">
        <w:r w:rsidR="00AC0741">
          <w:t>1.0</w:t>
        </w:r>
      </w:fldSimple>
      <w:r w:rsidRPr="002C3E95">
        <w:t xml:space="preserve"> </w:t>
      </w:r>
      <w:fldSimple w:instr=" DOCPROPERTY  Technology  \* MERGEFORMAT ">
        <w:r w:rsidR="00AC0741">
          <w:t>Ethernet PHY</w:t>
        </w:r>
      </w:fldSimple>
      <w:r>
        <w:t xml:space="preserve"> </w:t>
      </w:r>
      <w:r w:rsidRPr="002C3E95">
        <w:t>Information Model</w:t>
      </w:r>
      <w:r>
        <w:t xml:space="preserve"> and </w:t>
      </w:r>
      <w:r w:rsidRPr="002C3E95">
        <w:t>ONF</w:t>
      </w:r>
      <w:r>
        <w:t> </w:t>
      </w:r>
      <w:r w:rsidRPr="002C3E95">
        <w:t>TR</w:t>
      </w:r>
      <w:r>
        <w:noBreakHyphen/>
      </w:r>
      <w:r w:rsidRPr="002C3E95">
        <w:t>532</w:t>
      </w:r>
      <w:r>
        <w:t>v</w:t>
      </w:r>
      <w:fldSimple w:instr=" DOCPROPERTY  &quot;MW IM Version&quot;  \* MERGEFORMAT ">
        <w:r w:rsidR="00AC0741">
          <w:t>1.1</w:t>
        </w:r>
      </w:fldSimple>
      <w:r w:rsidRPr="002C3E95">
        <w:t xml:space="preserve"> Microwave Information Model </w:t>
      </w:r>
      <w:r w:rsidR="00AC0741">
        <w:t>[</w:t>
      </w:r>
      <w:fldSimple w:instr=" DOCPROPERTY  &quot;MW Reference&quot;  \* MERGEFORMAT ">
        <w:r w:rsidR="00AC0741">
          <w:t>ONF MW IM</w:t>
        </w:r>
      </w:fldSimple>
      <w:r w:rsidR="00AC0741">
        <w:t>]</w:t>
      </w:r>
      <w:r>
        <w:t xml:space="preserve"> both models are following the same conventions.</w:t>
      </w:r>
    </w:p>
    <w:p w:rsidR="003102D4" w:rsidRDefault="003102D4" w:rsidP="003102D4">
      <w:pPr>
        <w:pStyle w:val="Text"/>
      </w:pPr>
      <w:r>
        <w:t xml:space="preserve">As a consequence, this chapter about conventions is identical with chapter 5 Conventions in </w:t>
      </w:r>
      <w:r w:rsidRPr="002C3E95">
        <w:t>ONF</w:t>
      </w:r>
      <w:r>
        <w:t> </w:t>
      </w:r>
      <w:r w:rsidRPr="002C3E95">
        <w:t>TR</w:t>
      </w:r>
      <w:r>
        <w:noBreakHyphen/>
      </w:r>
      <w:r w:rsidRPr="002C3E95">
        <w:t>532</w:t>
      </w:r>
      <w:r>
        <w:t>v</w:t>
      </w:r>
      <w:fldSimple w:instr=" DOCPROPERTY  &quot;MW IM Version&quot;  \* MERGEFORMAT ">
        <w:r w:rsidR="00AC0741">
          <w:t>1.1</w:t>
        </w:r>
      </w:fldSimple>
      <w:r>
        <w:t xml:space="preserve">, except the exact content of the unit table in chapter </w:t>
      </w:r>
      <w:r>
        <w:fldChar w:fldCharType="begin"/>
      </w:r>
      <w:r>
        <w:instrText xml:space="preserve"> REF _Ref1299628 \r \h </w:instrText>
      </w:r>
      <w:r>
        <w:fldChar w:fldCharType="separate"/>
      </w:r>
      <w:r w:rsidR="00AC0741">
        <w:t>5.4.6</w:t>
      </w:r>
      <w:r>
        <w:fldChar w:fldCharType="end"/>
      </w:r>
      <w:r>
        <w:t xml:space="preserve"> </w:t>
      </w:r>
      <w:r>
        <w:fldChar w:fldCharType="begin"/>
      </w:r>
      <w:r>
        <w:instrText xml:space="preserve"> REF _Ref1299637 \h </w:instrText>
      </w:r>
      <w:r>
        <w:fldChar w:fldCharType="separate"/>
      </w:r>
      <w:r w:rsidR="00AC0741" w:rsidRPr="00350B8F">
        <w:t>unit</w:t>
      </w:r>
      <w:r>
        <w:fldChar w:fldCharType="end"/>
      </w:r>
      <w:r>
        <w:t>.</w:t>
      </w:r>
      <w:r w:rsidR="00001144">
        <w:t xml:space="preserve"> Because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001144" w:rsidRPr="001C2D6D">
        <w:rPr>
          <w:rFonts w:ascii="Cambria Math" w:hAnsi="Cambria Math" w:cs="Cambria Math"/>
        </w:rPr>
        <w:t>‑</w:t>
      </w:r>
      <w:r w:rsidR="00001144">
        <w:t>v</w:t>
      </w:r>
      <w:fldSimple w:instr=" DOCPROPERTY  &quot;EP IM Version&quot;  \* MERGEFORMAT ">
        <w:r w:rsidR="00AC0741">
          <w:t>1.0</w:t>
        </w:r>
      </w:fldSimple>
      <w:r w:rsidR="00001144">
        <w:t xml:space="preserve"> does not contain alternative Structure_Pacs or alternative Container_Pacs, chapter </w:t>
      </w:r>
      <w:r>
        <w:fldChar w:fldCharType="begin"/>
      </w:r>
      <w:r>
        <w:instrText xml:space="preserve"> REF _Ref1299677 \r \h </w:instrText>
      </w:r>
      <w:r>
        <w:fldChar w:fldCharType="separate"/>
      </w:r>
      <w:r w:rsidR="00AC0741">
        <w:t>5.4.7</w:t>
      </w:r>
      <w:r>
        <w:fldChar w:fldCharType="end"/>
      </w:r>
      <w:r w:rsidR="00001144">
        <w:t xml:space="preserve"> </w:t>
      </w:r>
      <w:r>
        <w:fldChar w:fldCharType="begin"/>
      </w:r>
      <w:r>
        <w:instrText xml:space="preserve"> REF _Ref1299684 \h </w:instrText>
      </w:r>
      <w:r>
        <w:fldChar w:fldCharType="separate"/>
      </w:r>
      <w:r w:rsidR="00AC0741" w:rsidRPr="00350B8F">
        <w:t>Support Qualifier</w:t>
      </w:r>
      <w:r>
        <w:fldChar w:fldCharType="end"/>
      </w:r>
      <w:r w:rsidR="00001144">
        <w:t xml:space="preserve"> differs from </w:t>
      </w:r>
      <w:r w:rsidR="00001144" w:rsidRPr="002C3E95">
        <w:t>ONF</w:t>
      </w:r>
      <w:r w:rsidR="00001144">
        <w:t> </w:t>
      </w:r>
      <w:r w:rsidR="00001144" w:rsidRPr="002C3E95">
        <w:t>TR</w:t>
      </w:r>
      <w:r w:rsidR="00001144">
        <w:noBreakHyphen/>
      </w:r>
      <w:r w:rsidR="00001144" w:rsidRPr="002C3E95">
        <w:t>532</w:t>
      </w:r>
      <w:r w:rsidR="00001144">
        <w:t>v</w:t>
      </w:r>
      <w:fldSimple w:instr=" DOCPROPERTY  &quot;MW IM Version&quot;  \* MERGEFORMAT ">
        <w:r w:rsidR="00AC0741">
          <w:t>1.1</w:t>
        </w:r>
      </w:fldSimple>
      <w:r w:rsidR="00001144">
        <w:t>, too.</w:t>
      </w:r>
    </w:p>
    <w:p w:rsidR="001A1E52" w:rsidRPr="005A0C26" w:rsidRDefault="001A1E52" w:rsidP="00666B73">
      <w:pPr>
        <w:pStyle w:val="berschrift2"/>
      </w:pPr>
      <w:bookmarkStart w:id="61" w:name="_Toc2841705"/>
      <w:r w:rsidRPr="005A0C26">
        <w:t>UML Modeling Conventions</w:t>
      </w:r>
      <w:bookmarkEnd w:id="61"/>
    </w:p>
    <w:p w:rsidR="001A1E52" w:rsidRDefault="001A1E52" w:rsidP="003D3F9C">
      <w:pPr>
        <w:pStyle w:val="Text"/>
      </w:pPr>
      <w:r w:rsidRPr="005A0C26">
        <w:t xml:space="preserve">This TR follows the conventions as described in the TR-512 ONF Core Information Model </w:t>
      </w:r>
      <w:fldSimple w:instr=" DOCPROPERTY  &quot;Core IM Version&quot;  \* MERGEFORMAT ">
        <w:r w:rsidR="00AC0741">
          <w:t>1.2</w:t>
        </w:r>
      </w:fldSimple>
      <w:r w:rsidRPr="006E431D">
        <w:t xml:space="preserve"> </w:t>
      </w:r>
      <w:r w:rsidR="00AC0741">
        <w:t>[</w:t>
      </w:r>
      <w:fldSimple w:instr=" DOCPROPERTY  &quot;Core Reference&quot;  \* MERGEFORMAT ">
        <w:r w:rsidR="00AC0741">
          <w:t>ONF Core IM</w:t>
        </w:r>
      </w:fldSimple>
      <w:r w:rsidR="00AC0741">
        <w:t>]</w:t>
      </w:r>
      <w:r w:rsidRPr="005153F1">
        <w:t xml:space="preserve"> and the </w:t>
      </w:r>
      <w:r>
        <w:t xml:space="preserve">TR-514 </w:t>
      </w:r>
      <w:r w:rsidRPr="005153F1">
        <w:t xml:space="preserve">ONF </w:t>
      </w:r>
      <w:r w:rsidRPr="00DA73D9">
        <w:t>UML Modeling Guidelines</w:t>
      </w:r>
      <w:r>
        <w:t xml:space="preserve"> </w:t>
      </w:r>
      <w:r w:rsidR="00AC0741">
        <w:t>[</w:t>
      </w:r>
      <w:fldSimple w:instr=" DOCPROPERTY  &quot;ModelGuide Reference&quot;  \* MERGEFORMAT ">
        <w:r w:rsidR="00AC0741">
          <w:t>ONF UMGL</w:t>
        </w:r>
      </w:fldSimple>
      <w:r w:rsidR="00AC0741">
        <w:t>]</w:t>
      </w:r>
      <w:r>
        <w:t>.</w:t>
      </w:r>
    </w:p>
    <w:p w:rsidR="001A1E52" w:rsidRDefault="001A1E52" w:rsidP="00666B73">
      <w:pPr>
        <w:pStyle w:val="berschrift2"/>
      </w:pPr>
      <w:bookmarkStart w:id="62" w:name="_Ref466200117"/>
      <w:bookmarkStart w:id="63" w:name="_Toc2841706"/>
      <w:r w:rsidRPr="00350B8F">
        <w:lastRenderedPageBreak/>
        <w:t>Default Values</w:t>
      </w:r>
      <w:bookmarkEnd w:id="62"/>
      <w:bookmarkEnd w:id="63"/>
    </w:p>
    <w:p w:rsidR="001A1E52" w:rsidRDefault="001A1E52" w:rsidP="009B3255">
      <w:pPr>
        <w:pStyle w:val="Text"/>
      </w:pPr>
      <w:r>
        <w:t xml:space="preserve">The default values in the </w:t>
      </w:r>
      <w:fldSimple w:instr=" DOCPROPERTY  Technology  \* MERGEFORMAT ">
        <w:r w:rsidR="00AC0741">
          <w:t>Ethernet PHY</w:t>
        </w:r>
      </w:fldSimple>
      <w:r w:rsidR="003D7091">
        <w:t xml:space="preserve"> </w:t>
      </w:r>
      <w:r>
        <w:t>Information Model</w:t>
      </w:r>
      <w:r w:rsidRPr="00F93389">
        <w:t xml:space="preserve"> </w:t>
      </w:r>
      <w:r>
        <w:t>have been defined in accordance to the following basic principles:</w:t>
      </w:r>
    </w:p>
    <w:p w:rsidR="001A1E52" w:rsidRPr="00350B8F" w:rsidRDefault="001A1E52" w:rsidP="00871C43">
      <w:pPr>
        <w:pStyle w:val="Aufzhlungszeichen"/>
      </w:pPr>
      <w:r w:rsidRPr="00350B8F">
        <w:t>Every attribute (except keys, which have to be unique) shall have a default value.</w:t>
      </w:r>
    </w:p>
    <w:p w:rsidR="001A1E52" w:rsidRPr="00350B8F" w:rsidRDefault="001A1E52" w:rsidP="00871C43">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5A0C26">
      <w:pPr>
        <w:pStyle w:val="Aufzhlungszeichen"/>
      </w:pPr>
      <w:r w:rsidRPr="00593C1A">
        <w:t>Capability attributes:</w:t>
      </w:r>
    </w:p>
    <w:p w:rsidR="001A1E52" w:rsidRPr="005A0C26" w:rsidRDefault="001A1E52" w:rsidP="005A0C26">
      <w:pPr>
        <w:pStyle w:val="Aufzhlungszeichen2"/>
      </w:pPr>
      <w:r w:rsidRPr="005A0C26">
        <w:t>The default value shall either indicate unavailability of the functionality (if applicable)</w:t>
      </w:r>
    </w:p>
    <w:p w:rsidR="001A1E52" w:rsidRPr="005A0C26" w:rsidRDefault="001A1E52" w:rsidP="005A0C26">
      <w:pPr>
        <w:pStyle w:val="Aufzhlungszeichen2"/>
      </w:pPr>
      <w:r w:rsidRPr="005A0C26">
        <w:t>or be outside the range of reasonable values of the attribute.</w:t>
      </w:r>
    </w:p>
    <w:p w:rsidR="001A1E52" w:rsidRDefault="001A1E52" w:rsidP="009B3255">
      <w:pPr>
        <w:pStyle w:val="Text"/>
      </w:pPr>
    </w:p>
    <w:p w:rsidR="001A1E52" w:rsidRPr="00593C1A" w:rsidRDefault="001A1E52" w:rsidP="00871C43">
      <w:pPr>
        <w:pStyle w:val="Aufzhlungszeichen"/>
      </w:pPr>
      <w:r w:rsidRPr="00593C1A">
        <w:t>Configuration, status and performance attributes:</w:t>
      </w:r>
    </w:p>
    <w:p w:rsidR="001A1E52" w:rsidRPr="005A0C26" w:rsidRDefault="001A1E52" w:rsidP="005A0C26">
      <w:pPr>
        <w:pStyle w:val="Aufzhlungszeichen2"/>
      </w:pPr>
      <w:r w:rsidRPr="005A0C26">
        <w:t>The default value shall either represent the configuration, status or performance measurement value right after starting the device (in case such a "neutral" value is applicable to the attribute)</w:t>
      </w:r>
    </w:p>
    <w:p w:rsidR="001A1E52" w:rsidRPr="005A0C26" w:rsidRDefault="001A1E52" w:rsidP="005A0C26">
      <w:pPr>
        <w:pStyle w:val="Aufzhlungszeichen2"/>
      </w:pPr>
      <w:r w:rsidRPr="005A0C26">
        <w:t>or be outside the range of reasonable values of the attribute.</w:t>
      </w:r>
    </w:p>
    <w:p w:rsidR="001A1E52" w:rsidRDefault="001A1E52" w:rsidP="009B3255">
      <w:pPr>
        <w:pStyle w:val="Text"/>
      </w:pPr>
    </w:p>
    <w:p w:rsidR="001A1E52" w:rsidRDefault="001A1E52" w:rsidP="009B3255">
      <w:pPr>
        <w:pStyle w:val="Text"/>
      </w:pPr>
      <w:r>
        <w:t xml:space="preserve">Lists of data types shall contain the minimum multiplicity number of elements. This also means that lists of data types with a minimum multiplicity of zero shall </w:t>
      </w:r>
      <w:del w:id="64" w:author="Heinze Thorsten" w:date="2019-03-04T13:59:00Z">
        <w:r w:rsidDel="00671AAD">
          <w:delText>have "null" as default value</w:delText>
        </w:r>
      </w:del>
      <w:ins w:id="65" w:author="Heinze Thorsten" w:date="2019-03-04T13:59:00Z">
        <w:r w:rsidR="00671AAD">
          <w:t>just be empty as a default</w:t>
        </w:r>
      </w:ins>
      <w:r>
        <w:t>.</w:t>
      </w:r>
    </w:p>
    <w:p w:rsidR="001A1E52" w:rsidRDefault="001A1E52" w:rsidP="00666B73">
      <w:pPr>
        <w:pStyle w:val="berschrift2"/>
      </w:pPr>
      <w:bookmarkStart w:id="66" w:name="_Toc2841707"/>
      <w:r w:rsidRPr="006C49EB">
        <w:t>Comments</w:t>
      </w:r>
      <w:bookmarkEnd w:id="66"/>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AC0741">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67" w:name="_Toc2841708"/>
      <w:r>
        <w:t xml:space="preserve">ONF </w:t>
      </w:r>
      <w:r w:rsidRPr="00350B8F">
        <w:t>Stereotypes</w:t>
      </w:r>
      <w:bookmarkEnd w:id="67"/>
    </w:p>
    <w:p w:rsidR="001A1E52" w:rsidRPr="00350B8F" w:rsidRDefault="001A1E52" w:rsidP="00666B73">
      <w:pPr>
        <w:pStyle w:val="berschrift3"/>
      </w:pPr>
      <w:bookmarkStart w:id="68" w:name="_Toc2841709"/>
      <w:r w:rsidRPr="00350B8F">
        <w:t>attributeValueChangeNotification</w:t>
      </w:r>
      <w:bookmarkEnd w:id="68"/>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69" w:name="_Toc2841710"/>
      <w:r w:rsidRPr="00350B8F">
        <w:t>objectCreationNotification and objectDeletionNotification</w:t>
      </w:r>
      <w:bookmarkEnd w:id="69"/>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AC0741">
        <w:t>7.1</w:t>
      </w:r>
      <w:r>
        <w:fldChar w:fldCharType="end"/>
      </w:r>
      <w:r>
        <w:t xml:space="preserve"> </w:t>
      </w:r>
      <w:r>
        <w:fldChar w:fldCharType="begin"/>
      </w:r>
      <w:r>
        <w:instrText xml:space="preserve"> REF _Ref457491570 \h </w:instrText>
      </w:r>
      <w:r>
        <w:fldChar w:fldCharType="separate"/>
      </w:r>
      <w:r w:rsidR="00AC0741" w:rsidRPr="00350B8F">
        <w:t xml:space="preserve">Attachment of </w:t>
      </w:r>
      <w:r w:rsidR="00AC0741">
        <w:t>*_</w:t>
      </w:r>
      <w:r w:rsidR="00AC0741" w:rsidRPr="00350B8F">
        <w:t>Pa</w:t>
      </w:r>
      <w:r w:rsidR="00AC0741">
        <w:t>cs</w:t>
      </w:r>
      <w:r>
        <w:fldChar w:fldCharType="end"/>
      </w:r>
      <w:r>
        <w:t xml:space="preserve"> for details).</w:t>
      </w:r>
    </w:p>
    <w:p w:rsidR="001A1E52" w:rsidRPr="00350B8F" w:rsidRDefault="001A1E52" w:rsidP="00666B73">
      <w:pPr>
        <w:pStyle w:val="berschrift3"/>
      </w:pPr>
      <w:bookmarkStart w:id="70" w:name="_Toc2841711"/>
      <w:r w:rsidRPr="00350B8F">
        <w:lastRenderedPageBreak/>
        <w:t>isInvariant</w:t>
      </w:r>
      <w:bookmarkEnd w:id="70"/>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871C43">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871C43">
      <w:pPr>
        <w:pStyle w:val="Aufzhlungszeichen"/>
      </w:pPr>
      <w:r>
        <w:t>A</w:t>
      </w:r>
      <w:r w:rsidRPr="00350B8F">
        <w:t>ll attributes, which are comprised in Capability classes or in data types used by attrib</w:t>
      </w:r>
      <w:r>
        <w:t>utes of the Capability classes</w:t>
      </w:r>
    </w:p>
    <w:p w:rsidR="001A1E52" w:rsidRDefault="001A1E52" w:rsidP="00871C43">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871C43">
      <w:pPr>
        <w:pStyle w:val="Aufzhlungszeichen"/>
      </w:pPr>
      <w:r>
        <w:t>A</w:t>
      </w:r>
      <w:r w:rsidRPr="00350B8F">
        <w:t>ll attributes, which are comprised in data types</w:t>
      </w:r>
      <w:r>
        <w:t xml:space="preserve"> that are attached to the *Performance classes.</w:t>
      </w:r>
    </w:p>
    <w:p w:rsidR="001A1E52" w:rsidRPr="00350B8F" w:rsidRDefault="001A1E52" w:rsidP="00871C43">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871C43">
      <w:pPr>
        <w:pStyle w:val="Aufzhlungszeichen"/>
      </w:pPr>
      <w:r>
        <w:t>A</w:t>
      </w:r>
      <w:r w:rsidRPr="00350B8F">
        <w:t>ll attributes, which are comprised in Configuration classes</w:t>
      </w:r>
    </w:p>
    <w:p w:rsidR="001A1E52" w:rsidRPr="00350B8F" w:rsidRDefault="001A1E52" w:rsidP="00871C43">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71" w:name="_Toc2841712"/>
      <w:r w:rsidRPr="00350B8F">
        <w:t>valueRange</w:t>
      </w:r>
      <w:bookmarkEnd w:id="71"/>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w:t>
      </w:r>
      <w:fldSimple w:instr=" DOCPROPERTY  Technology  \* MERGEFORMAT ">
        <w:r w:rsidR="00AC0741">
          <w:t>Ethernet PHY</w:t>
        </w:r>
      </w:fldSimple>
      <w:r w:rsidR="003D7091">
        <w:t xml:space="preserve"> </w:t>
      </w:r>
      <w:r>
        <w:t xml:space="preserve">Information Model, because of a conflict with the policy defined for default values in chapter </w:t>
      </w:r>
      <w:r>
        <w:fldChar w:fldCharType="begin"/>
      </w:r>
      <w:r>
        <w:instrText xml:space="preserve"> REF _Ref466200117 \r \h </w:instrText>
      </w:r>
      <w:r>
        <w:fldChar w:fldCharType="separate"/>
      </w:r>
      <w:r w:rsidR="00AC0741">
        <w:t>5.2</w:t>
      </w:r>
      <w:r>
        <w:fldChar w:fldCharType="end"/>
      </w:r>
    </w:p>
    <w:p w:rsidR="001A1E52" w:rsidRPr="00350B8F" w:rsidRDefault="001A1E52" w:rsidP="00666B73">
      <w:pPr>
        <w:pStyle w:val="berschrift3"/>
      </w:pPr>
      <w:bookmarkStart w:id="72" w:name="_Toc2841713"/>
      <w:r w:rsidRPr="00350B8F">
        <w:t>partOfObjectKey</w:t>
      </w:r>
      <w:bookmarkEnd w:id="72"/>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 xml:space="preserve">It does also not apply on containerID attributes that represent a configurable string and are required for associating traffic flows to the transport resources (Container) provided by the </w:t>
      </w:r>
      <w:fldSimple w:instr=" DOCPROPERTY  Technology  \* MERGEFORMAT ">
        <w:r w:rsidR="00AC0741">
          <w:t>Ethernet PHY</w:t>
        </w:r>
      </w:fldSimple>
      <w:r w:rsidR="003D7091">
        <w:t xml:space="preserve"> </w:t>
      </w:r>
      <w:r>
        <w:t>Information Model.</w:t>
      </w:r>
    </w:p>
    <w:p w:rsidR="001A1E52" w:rsidRPr="00350B8F" w:rsidRDefault="001A1E52" w:rsidP="00666B73">
      <w:pPr>
        <w:pStyle w:val="berschrift3"/>
      </w:pPr>
      <w:bookmarkStart w:id="73" w:name="_Ref1299624"/>
      <w:bookmarkStart w:id="74" w:name="_Ref1299628"/>
      <w:bookmarkStart w:id="75" w:name="_Ref1299637"/>
      <w:bookmarkStart w:id="76" w:name="_Toc2841714"/>
      <w:r w:rsidRPr="00350B8F">
        <w:t>unit</w:t>
      </w:r>
      <w:bookmarkEnd w:id="73"/>
      <w:bookmarkEnd w:id="74"/>
      <w:bookmarkEnd w:id="75"/>
      <w:bookmarkEnd w:id="76"/>
    </w:p>
    <w:p w:rsidR="001A1E52" w:rsidRDefault="001A1E52" w:rsidP="00CF4DAD">
      <w:pPr>
        <w:pStyle w:val="Text"/>
      </w:pPr>
      <w:r>
        <w:t>This optional stereotype contains a textual definition of the unit associated with the attribute's value.</w:t>
      </w:r>
    </w:p>
    <w:p w:rsidR="001A1E52" w:rsidRDefault="001A1E52" w:rsidP="00CF4DAD">
      <w:pPr>
        <w:pStyle w:val="Text"/>
      </w:pPr>
      <w:r>
        <w:t xml:space="preserve">The following units have been used in the </w:t>
      </w:r>
      <w:fldSimple w:instr=" DOCPROPERTY  Technology  \* MERGEFORMAT ">
        <w:r w:rsidR="00AC0741">
          <w:t>Ethernet PHY</w:t>
        </w:r>
      </w:fldSimple>
      <w:r w:rsidR="003D7091">
        <w:t xml:space="preserve"> </w:t>
      </w:r>
      <w:r>
        <w:t>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w:t>
            </w:r>
          </w:p>
        </w:tc>
        <w:tc>
          <w:tcPr>
            <w:tcW w:w="3685" w:type="dxa"/>
          </w:tcPr>
          <w:p w:rsidR="001A1E52" w:rsidRDefault="001A1E52" w:rsidP="005A0C26">
            <w:pPr>
              <w:pStyle w:val="Text"/>
            </w:pPr>
            <w:r>
              <w:t>Percentage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w:t>
            </w:r>
          </w:p>
        </w:tc>
        <w:tc>
          <w:tcPr>
            <w:tcW w:w="3685" w:type="dxa"/>
          </w:tcPr>
          <w:p w:rsidR="001A1E52" w:rsidRDefault="001A1E52" w:rsidP="005A0C26">
            <w:pPr>
              <w:pStyle w:val="Text"/>
            </w:pPr>
            <w:r>
              <w:t>Total number of Bytes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Bytes/min</w:t>
            </w:r>
          </w:p>
        </w:tc>
        <w:tc>
          <w:tcPr>
            <w:tcW w:w="3685" w:type="dxa"/>
          </w:tcPr>
          <w:p w:rsidR="001A1E52" w:rsidRDefault="001A1E52" w:rsidP="005A0C26">
            <w:pPr>
              <w:pStyle w:val="Text"/>
            </w:pPr>
            <w:r>
              <w:t>Bytes per minute</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Bytes/s</w:t>
            </w:r>
          </w:p>
        </w:tc>
        <w:tc>
          <w:tcPr>
            <w:tcW w:w="3685" w:type="dxa"/>
          </w:tcPr>
          <w:p w:rsidR="001A1E52" w:rsidRDefault="001A1E52" w:rsidP="005A0C26">
            <w:pPr>
              <w:pStyle w:val="Text"/>
            </w:pPr>
            <w:r>
              <w:t>Bytes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Celsius</w:t>
            </w:r>
          </w:p>
        </w:tc>
        <w:tc>
          <w:tcPr>
            <w:tcW w:w="3685" w:type="dxa"/>
          </w:tcPr>
          <w:p w:rsidR="001A1E52" w:rsidRDefault="001A1E52" w:rsidP="005A0C26">
            <w:pPr>
              <w:pStyle w:val="Text"/>
            </w:pPr>
            <w:r>
              <w:t>Degree Celsius</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dB</w:t>
            </w:r>
          </w:p>
        </w:tc>
        <w:tc>
          <w:tcPr>
            <w:tcW w:w="3685" w:type="dxa"/>
          </w:tcPr>
          <w:p w:rsidR="001A1E52" w:rsidRDefault="001A1E52" w:rsidP="005A0C26">
            <w:pPr>
              <w:pStyle w:val="Text"/>
            </w:pPr>
            <w:r>
              <w:t>Decibel</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lastRenderedPageBreak/>
              <w:t>dBm</w:t>
            </w:r>
          </w:p>
        </w:tc>
        <w:tc>
          <w:tcPr>
            <w:tcW w:w="3685" w:type="dxa"/>
          </w:tcPr>
          <w:p w:rsidR="001A1E52" w:rsidRPr="004E0AB3" w:rsidRDefault="001A1E52" w:rsidP="005A0C26">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kbit/s</w:t>
            </w:r>
          </w:p>
        </w:tc>
        <w:tc>
          <w:tcPr>
            <w:tcW w:w="3685" w:type="dxa"/>
          </w:tcPr>
          <w:p w:rsidR="001A1E52" w:rsidRDefault="001A1E52" w:rsidP="005A0C26">
            <w:pPr>
              <w:pStyle w:val="Text"/>
            </w:pPr>
            <w:r>
              <w:t>1000 bit per 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kHz</w:t>
            </w:r>
          </w:p>
        </w:tc>
        <w:tc>
          <w:tcPr>
            <w:tcW w:w="3685" w:type="dxa"/>
          </w:tcPr>
          <w:p w:rsidR="001A1E52" w:rsidRDefault="001A1E52" w:rsidP="005A0C26">
            <w:pPr>
              <w:pStyle w:val="Text"/>
            </w:pPr>
            <w:r>
              <w:t>1000 Hertz</w:t>
            </w:r>
          </w:p>
        </w:tc>
      </w:tr>
      <w:tr w:rsidR="005A0C26" w:rsidTr="00E15285">
        <w:trPr>
          <w:jc w:val="center"/>
        </w:trPr>
        <w:tc>
          <w:tcPr>
            <w:tcW w:w="1526" w:type="dxa"/>
          </w:tcPr>
          <w:p w:rsidR="005A0C26" w:rsidRPr="004A4A66" w:rsidRDefault="005A0C26" w:rsidP="005A0C26">
            <w:pPr>
              <w:pStyle w:val="Text"/>
            </w:pPr>
            <w:r w:rsidRPr="004A4A66">
              <w:t>m</w:t>
            </w:r>
          </w:p>
        </w:tc>
        <w:tc>
          <w:tcPr>
            <w:tcW w:w="3685" w:type="dxa"/>
          </w:tcPr>
          <w:p w:rsidR="005A0C26" w:rsidRPr="004A4A66" w:rsidRDefault="005A0C26" w:rsidP="005A0C26">
            <w:pPr>
              <w:pStyle w:val="Text"/>
            </w:pPr>
            <w:r w:rsidRPr="004A4A66">
              <w:t>Meter</w:t>
            </w:r>
          </w:p>
        </w:tc>
      </w:tr>
      <w:tr w:rsidR="005A0C26" w:rsidTr="00E15285">
        <w:trPr>
          <w:jc w:val="center"/>
        </w:trPr>
        <w:tc>
          <w:tcPr>
            <w:tcW w:w="1526" w:type="dxa"/>
          </w:tcPr>
          <w:p w:rsidR="005A0C26" w:rsidRPr="004A4A66" w:rsidRDefault="005A0C26" w:rsidP="005A0C26">
            <w:pPr>
              <w:pStyle w:val="Text"/>
            </w:pPr>
            <w:r w:rsidRPr="004A4A66">
              <w:t>mJ</w:t>
            </w:r>
          </w:p>
        </w:tc>
        <w:tc>
          <w:tcPr>
            <w:tcW w:w="3685" w:type="dxa"/>
          </w:tcPr>
          <w:p w:rsidR="005A0C26" w:rsidRPr="004A4A66" w:rsidRDefault="005A0C26" w:rsidP="005A0C26">
            <w:pPr>
              <w:pStyle w:val="Text"/>
            </w:pPr>
            <w:r w:rsidRPr="004A4A66">
              <w:t>Millijoule</w:t>
            </w:r>
          </w:p>
        </w:tc>
      </w:tr>
      <w:tr w:rsidR="005A0C26" w:rsidTr="00E15285">
        <w:trPr>
          <w:jc w:val="center"/>
        </w:trPr>
        <w:tc>
          <w:tcPr>
            <w:tcW w:w="1526" w:type="dxa"/>
          </w:tcPr>
          <w:p w:rsidR="005A0C26" w:rsidRPr="004A4A66" w:rsidRDefault="005A0C26" w:rsidP="005A0C26">
            <w:pPr>
              <w:pStyle w:val="Text"/>
            </w:pPr>
            <w:r w:rsidRPr="004A4A66">
              <w:t>ms</w:t>
            </w:r>
          </w:p>
        </w:tc>
        <w:tc>
          <w:tcPr>
            <w:tcW w:w="3685" w:type="dxa"/>
          </w:tcPr>
          <w:p w:rsidR="005A0C26" w:rsidRPr="004A4A66" w:rsidRDefault="005A0C26" w:rsidP="005A0C26">
            <w:pPr>
              <w:pStyle w:val="Text"/>
            </w:pPr>
            <w:r w:rsidRPr="004A4A66">
              <w:t>Millisecond</w:t>
            </w:r>
          </w:p>
        </w:tc>
      </w:tr>
      <w:tr w:rsidR="005A0C26" w:rsidTr="00E15285">
        <w:trPr>
          <w:jc w:val="center"/>
        </w:trPr>
        <w:tc>
          <w:tcPr>
            <w:tcW w:w="1526" w:type="dxa"/>
          </w:tcPr>
          <w:p w:rsidR="005A0C26" w:rsidRPr="004A4A66" w:rsidRDefault="005A0C26" w:rsidP="005A0C26">
            <w:pPr>
              <w:pStyle w:val="Text"/>
            </w:pPr>
            <w:r w:rsidRPr="004A4A66">
              <w:t>mW</w:t>
            </w:r>
          </w:p>
        </w:tc>
        <w:tc>
          <w:tcPr>
            <w:tcW w:w="3685" w:type="dxa"/>
          </w:tcPr>
          <w:p w:rsidR="005A0C26" w:rsidRDefault="005A0C26" w:rsidP="005A0C26">
            <w:pPr>
              <w:pStyle w:val="Text"/>
            </w:pPr>
            <w:r w:rsidRPr="004A4A66">
              <w:t>Milliwatt</w:t>
            </w:r>
          </w:p>
        </w:tc>
      </w:tr>
      <w:tr w:rsidR="005A0C26" w:rsidTr="00E15285">
        <w:trPr>
          <w:jc w:val="center"/>
        </w:trPr>
        <w:tc>
          <w:tcPr>
            <w:tcW w:w="1526" w:type="dxa"/>
          </w:tcPr>
          <w:p w:rsidR="005A0C26" w:rsidRPr="002352B7" w:rsidRDefault="005A0C26" w:rsidP="005A0C26">
            <w:pPr>
              <w:pStyle w:val="Text"/>
            </w:pPr>
            <w:r w:rsidRPr="002352B7">
              <w:t>octets</w:t>
            </w:r>
          </w:p>
        </w:tc>
        <w:tc>
          <w:tcPr>
            <w:tcW w:w="3685" w:type="dxa"/>
          </w:tcPr>
          <w:p w:rsidR="005A0C26" w:rsidRPr="002352B7" w:rsidRDefault="005A0C26" w:rsidP="005A0C26">
            <w:pPr>
              <w:pStyle w:val="Text"/>
            </w:pPr>
            <w:r w:rsidRPr="002352B7">
              <w:t>Total number of Octets</w:t>
            </w:r>
          </w:p>
        </w:tc>
      </w:tr>
      <w:tr w:rsidR="005A0C26" w:rsidTr="00E15285">
        <w:trPr>
          <w:jc w:val="center"/>
        </w:trPr>
        <w:tc>
          <w:tcPr>
            <w:tcW w:w="1526" w:type="dxa"/>
          </w:tcPr>
          <w:p w:rsidR="005A0C26" w:rsidRPr="002352B7" w:rsidRDefault="005A0C26" w:rsidP="005A0C26">
            <w:pPr>
              <w:pStyle w:val="Text"/>
            </w:pPr>
            <w:r w:rsidRPr="002352B7">
              <w:t>pm</w:t>
            </w:r>
          </w:p>
        </w:tc>
        <w:tc>
          <w:tcPr>
            <w:tcW w:w="3685" w:type="dxa"/>
          </w:tcPr>
          <w:p w:rsidR="005A0C26" w:rsidRPr="002352B7" w:rsidRDefault="005A0C26" w:rsidP="005A0C26">
            <w:pPr>
              <w:pStyle w:val="Text"/>
            </w:pPr>
            <w:r w:rsidRPr="002352B7">
              <w:t>Picometer</w:t>
            </w:r>
          </w:p>
        </w:tc>
      </w:tr>
      <w:tr w:rsidR="005A0C26" w:rsidTr="00E15285">
        <w:trPr>
          <w:jc w:val="center"/>
        </w:trPr>
        <w:tc>
          <w:tcPr>
            <w:tcW w:w="1526" w:type="dxa"/>
          </w:tcPr>
          <w:p w:rsidR="005A0C26" w:rsidRPr="002352B7" w:rsidRDefault="005A0C26" w:rsidP="005A0C26">
            <w:pPr>
              <w:pStyle w:val="Text"/>
            </w:pPr>
            <w:r w:rsidRPr="002352B7">
              <w:t>ps</w:t>
            </w:r>
          </w:p>
        </w:tc>
        <w:tc>
          <w:tcPr>
            <w:tcW w:w="3685" w:type="dxa"/>
          </w:tcPr>
          <w:p w:rsidR="005A0C26" w:rsidRDefault="005A0C26" w:rsidP="005A0C26">
            <w:pPr>
              <w:pStyle w:val="Text"/>
            </w:pPr>
            <w:r w:rsidRPr="002352B7">
              <w:t>Picosecond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w:t>
            </w:r>
          </w:p>
        </w:tc>
        <w:tc>
          <w:tcPr>
            <w:tcW w:w="3685" w:type="dxa"/>
          </w:tcPr>
          <w:p w:rsidR="001A1E52" w:rsidRDefault="001A1E52" w:rsidP="005A0C26">
            <w:pPr>
              <w:pStyle w:val="Text"/>
            </w:pPr>
            <w:r>
              <w:t>Second</w:t>
            </w:r>
          </w:p>
        </w:tc>
      </w:tr>
      <w:tr w:rsidR="001A1E52" w:rsidTr="00EE28D0">
        <w:trPr>
          <w:jc w:val="center"/>
        </w:trPr>
        <w:tc>
          <w:tcPr>
            <w:tcW w:w="1526" w:type="dxa"/>
            <w:vAlign w:val="bottom"/>
          </w:tcPr>
          <w:p w:rsidR="001A1E52" w:rsidRPr="00EE28D0" w:rsidRDefault="001A1E52" w:rsidP="005A0C26">
            <w:pPr>
              <w:pStyle w:val="Text"/>
            </w:pPr>
            <w:r w:rsidRPr="00EE28D0">
              <w:rPr>
                <w:lang w:val="en-GB"/>
              </w:rPr>
              <w:t>symbols</w:t>
            </w:r>
          </w:p>
        </w:tc>
        <w:tc>
          <w:tcPr>
            <w:tcW w:w="3685" w:type="dxa"/>
          </w:tcPr>
          <w:p w:rsidR="001A1E52" w:rsidRDefault="001A1E52" w:rsidP="005A0C26">
            <w:pPr>
              <w:pStyle w:val="Text"/>
            </w:pPr>
            <w:r>
              <w:t>Number of symbols</w:t>
            </w:r>
          </w:p>
        </w:tc>
      </w:tr>
    </w:tbl>
    <w:p w:rsidR="001A1E52" w:rsidRDefault="001A1E52" w:rsidP="00441DBD">
      <w:pPr>
        <w:pStyle w:val="Text"/>
      </w:pPr>
    </w:p>
    <w:p w:rsidR="001A1E52" w:rsidRDefault="001A1E52" w:rsidP="00666B73">
      <w:pPr>
        <w:pStyle w:val="berschrift3"/>
      </w:pPr>
      <w:bookmarkStart w:id="77" w:name="_Ref1299677"/>
      <w:bookmarkStart w:id="78" w:name="_Ref1299684"/>
      <w:bookmarkStart w:id="79" w:name="_Toc2841715"/>
      <w:r w:rsidRPr="00350B8F">
        <w:t>Support Qualifier</w:t>
      </w:r>
      <w:bookmarkEnd w:id="77"/>
      <w:bookmarkEnd w:id="78"/>
      <w:bookmarkEnd w:id="79"/>
    </w:p>
    <w:p w:rsidR="001A1E52" w:rsidRDefault="00406607" w:rsidP="00406607">
      <w:pPr>
        <w:pStyle w:val="Text"/>
      </w:pPr>
      <w:r w:rsidRPr="00406607">
        <w:t>The SupportQualifier has always been left on its default value "mandatory":</w:t>
      </w:r>
    </w:p>
    <w:p w:rsidR="001A1E52" w:rsidRPr="00A30468" w:rsidRDefault="001A1E52" w:rsidP="00666B73">
      <w:pPr>
        <w:pStyle w:val="berschrift3"/>
      </w:pPr>
      <w:bookmarkStart w:id="80" w:name="_Toc2841716"/>
      <w:r w:rsidRPr="00A30468">
        <w:t>bitLength</w:t>
      </w:r>
      <w:bookmarkEnd w:id="80"/>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81" w:name="_Toc2841717"/>
      <w:r w:rsidRPr="00F359F5">
        <w:t>Unsigned, Encoding and Counter</w:t>
      </w:r>
      <w:bookmarkEnd w:id="81"/>
    </w:p>
    <w:p w:rsidR="001A1E52" w:rsidRPr="0048423E"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82" w:name="_Toc2841718"/>
      <w:r w:rsidRPr="00E15285">
        <w:t>Special</w:t>
      </w:r>
      <w:r w:rsidRPr="00E67FD0">
        <w:t xml:space="preserve"> elements</w:t>
      </w:r>
      <w:bookmarkEnd w:id="82"/>
    </w:p>
    <w:p w:rsidR="00001144" w:rsidRDefault="00001144" w:rsidP="00666B73">
      <w:pPr>
        <w:pStyle w:val="berschrift2"/>
      </w:pPr>
      <w:bookmarkStart w:id="83" w:name="_Toc2841719"/>
      <w:r>
        <w:t>PMD Definitions</w:t>
      </w:r>
      <w:bookmarkEnd w:id="83"/>
    </w:p>
    <w:p w:rsidR="00001144" w:rsidRPr="00001144" w:rsidRDefault="00860D71" w:rsidP="00001144">
      <w:pPr>
        <w:pStyle w:val="Text"/>
        <w:rPr>
          <w:lang w:eastAsia="ja-JP"/>
        </w:rPr>
      </w:pPr>
      <w:r>
        <w:rPr>
          <w:lang w:eastAsia="ja-JP"/>
        </w:rPr>
        <w:t xml:space="preserve">PMDs are defined by name, speed and duplex type in a separated data type in the Capability section of the </w:t>
      </w:r>
      <w:fldSimple w:instr=" DOCPROPERTY  Technology  \* MERGEFORMAT ">
        <w:r w:rsidR="00AC0741">
          <w:t>Ethernet PHY</w:t>
        </w:r>
      </w:fldSimple>
      <w:r>
        <w:t xml:space="preserve"> </w:t>
      </w:r>
      <w:r w:rsidRPr="002C3E95">
        <w:t>Information Model</w:t>
      </w:r>
      <w:r>
        <w:rPr>
          <w:lang w:eastAsia="ja-JP"/>
        </w:rPr>
        <w:t xml:space="preserve">. The comment field of the </w:t>
      </w:r>
      <w:r w:rsidRPr="00860D71">
        <w:rPr>
          <w:lang w:eastAsia="ja-JP"/>
        </w:rPr>
        <w:t>PmdType::pmdName</w:t>
      </w:r>
      <w:r>
        <w:rPr>
          <w:lang w:eastAsia="ja-JP"/>
        </w:rPr>
        <w:t xml:space="preserve"> attribute prescribes a list of PMD names (according to </w:t>
      </w:r>
      <w:r w:rsidR="00AC0741">
        <w:t>[</w:t>
      </w:r>
      <w:fldSimple w:instr=" DOCPROPERTY  &quot;IEEE Reference&quot;  \* MERGEFORMAT ">
        <w:r w:rsidR="00AC0741">
          <w:t>IEEE802.3</w:t>
        </w:r>
      </w:fldSimple>
      <w:r w:rsidR="00AC0741">
        <w:t>]</w:t>
      </w:r>
      <w:r w:rsidR="000D5FA2">
        <w:t xml:space="preserve">). During interface implementation, the supported PMDs have to be named according to this prescription. Only in case additional PMDs, which are not listed in the comment, would be defined, additional names could be applied. In case such additional PMD would be described in any future version of IEEE 802.3 Ethernet </w:t>
      </w:r>
      <w:r w:rsidR="00AC0741">
        <w:t>[</w:t>
      </w:r>
      <w:fldSimple w:instr=" DOCPROPERTY  &quot;IEEE Reference&quot;  \* MERGEFORMAT ">
        <w:r w:rsidR="00AC0741">
          <w:t>IEEE802.3</w:t>
        </w:r>
      </w:fldSimple>
      <w:r w:rsidR="00AC0741">
        <w:t>]</w:t>
      </w:r>
      <w:r w:rsidR="000D5FA2">
        <w:t>, the name stated there shall be applied.</w:t>
      </w:r>
    </w:p>
    <w:p w:rsidR="001A1E52" w:rsidRDefault="00E15285" w:rsidP="00666B73">
      <w:pPr>
        <w:pStyle w:val="berschrift2"/>
      </w:pPr>
      <w:bookmarkStart w:id="84" w:name="_Toc2841720"/>
      <w:r>
        <w:t>Shared *_Pacs</w:t>
      </w:r>
      <w:bookmarkEnd w:id="84"/>
    </w:p>
    <w:p w:rsidR="00E15285" w:rsidRDefault="00E15285" w:rsidP="000A14E6">
      <w:pPr>
        <w:pStyle w:val="Text"/>
      </w:pPr>
      <w:r>
        <w:t xml:space="preserve">The PureEthernetStructure_Pac of this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Pr="001C2D6D">
        <w:rPr>
          <w:rFonts w:ascii="Cambria Math" w:hAnsi="Cambria Math" w:cs="Cambria Math"/>
        </w:rPr>
        <w:t>‑</w:t>
      </w:r>
      <w:r>
        <w:t>v</w:t>
      </w:r>
      <w:fldSimple w:instr=" DOCPROPERTY  &quot;EP IM Version&quot;  \* MERGEFORMAT ">
        <w:r w:rsidR="00AC0741">
          <w:t>1.0</w:t>
        </w:r>
      </w:fldSimple>
      <w:r w:rsidRPr="002C3E95">
        <w:t xml:space="preserve"> </w:t>
      </w:r>
      <w:fldSimple w:instr=" DOCPROPERTY  Technology  \* MERGEFORMAT ">
        <w:r w:rsidR="00AC0741">
          <w:t>Ethernet PHY</w:t>
        </w:r>
      </w:fldSimple>
      <w:r>
        <w:t xml:space="preserve"> </w:t>
      </w:r>
      <w:r w:rsidRPr="002C3E95">
        <w:t>Information Model</w:t>
      </w:r>
      <w:r>
        <w:t xml:space="preserve"> is equivalent to the PureEthernetStructure_Pac of the </w:t>
      </w:r>
      <w:r w:rsidRPr="002C3E95">
        <w:t>ONF</w:t>
      </w:r>
      <w:r>
        <w:t> </w:t>
      </w:r>
      <w:r w:rsidRPr="002C3E95">
        <w:t>TR</w:t>
      </w:r>
      <w:r>
        <w:noBreakHyphen/>
      </w:r>
      <w:r w:rsidRPr="002C3E95">
        <w:t>532</w:t>
      </w:r>
      <w:r>
        <w:t>v</w:t>
      </w:r>
      <w:fldSimple w:instr=" DOCPROPERTY  &quot;MW IM Version&quot;  \* MERGEFORMAT ">
        <w:r w:rsidR="00AC0741">
          <w:t>1.1</w:t>
        </w:r>
      </w:fldSimple>
      <w:r w:rsidRPr="002C3E95">
        <w:t xml:space="preserve"> Microwave Information Model </w:t>
      </w:r>
      <w:r w:rsidR="00AC0741">
        <w:t>[</w:t>
      </w:r>
      <w:fldSimple w:instr=" DOCPROPERTY  &quot;MW Reference&quot;  \* MERGEFORMAT ">
        <w:r w:rsidR="00AC0741">
          <w:t>ONF MW IM</w:t>
        </w:r>
      </w:fldSimple>
      <w:r w:rsidR="00AC0741">
        <w:t>]</w:t>
      </w:r>
      <w:r w:rsidR="00001144">
        <w:t>.</w:t>
      </w:r>
    </w:p>
    <w:p w:rsidR="00E15285" w:rsidRDefault="00E15285" w:rsidP="00E15285">
      <w:pPr>
        <w:pStyle w:val="Text"/>
      </w:pPr>
      <w:r>
        <w:t xml:space="preserve">The EthernetContainer_Pac of this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Pr="001C2D6D">
        <w:rPr>
          <w:rFonts w:ascii="Cambria Math" w:hAnsi="Cambria Math" w:cs="Cambria Math"/>
        </w:rPr>
        <w:t>‑</w:t>
      </w:r>
      <w:r>
        <w:t>v</w:t>
      </w:r>
      <w:fldSimple w:instr=" DOCPROPERTY  &quot;EP IM Version&quot;  \* MERGEFORMAT ">
        <w:r w:rsidR="00AC0741">
          <w:t>1.0</w:t>
        </w:r>
      </w:fldSimple>
      <w:r w:rsidRPr="002C3E95">
        <w:t xml:space="preserve"> </w:t>
      </w:r>
      <w:r>
        <w:t xml:space="preserve">is equivalent to the EthernetContainer_Pac of the </w:t>
      </w:r>
      <w:r w:rsidRPr="002C3E95">
        <w:t>ONF</w:t>
      </w:r>
      <w:r>
        <w:t> </w:t>
      </w:r>
      <w:r w:rsidRPr="002C3E95">
        <w:t>TR</w:t>
      </w:r>
      <w:r>
        <w:noBreakHyphen/>
      </w:r>
      <w:r w:rsidRPr="002C3E95">
        <w:t>532</w:t>
      </w:r>
      <w:r>
        <w:t>v</w:t>
      </w:r>
      <w:fldSimple w:instr=" DOCPROPERTY  &quot;MW IM Version&quot;  \* MERGEFORMAT ">
        <w:r w:rsidR="00AC0741">
          <w:t>1.1</w:t>
        </w:r>
      </w:fldSimple>
      <w:r w:rsidR="00001144">
        <w:t>.</w:t>
      </w:r>
    </w:p>
    <w:p w:rsidR="001A1E52" w:rsidRDefault="001A1E52" w:rsidP="00666B73">
      <w:pPr>
        <w:pStyle w:val="berschrift2"/>
      </w:pPr>
      <w:bookmarkStart w:id="85" w:name="_Toc2841721"/>
      <w:r w:rsidRPr="00AF7056">
        <w:lastRenderedPageBreak/>
        <w:t>Problem</w:t>
      </w:r>
      <w:r>
        <w:t xml:space="preserve"> Definitions</w:t>
      </w:r>
      <w:r w:rsidRPr="00E67FD0">
        <w:t>, Associations and Inheritances</w:t>
      </w:r>
      <w:bookmarkEnd w:id="85"/>
    </w:p>
    <w:p w:rsidR="001A1E52" w:rsidRDefault="00001144" w:rsidP="00554184">
      <w:pPr>
        <w:pStyle w:val="Text"/>
      </w:pPr>
      <w:r>
        <w:t>The p</w:t>
      </w:r>
      <w:r w:rsidRPr="00AF7056">
        <w:t>roblem</w:t>
      </w:r>
      <w:r>
        <w:t xml:space="preserv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fldSimple w:instr=" DOCPROPERTY  &quot;MW IM Version&quot;  \* MERGEFORMAT ">
        <w:r w:rsidR="00AC0741">
          <w:t>1.1</w:t>
        </w:r>
      </w:fldSimple>
      <w:r>
        <w:t xml:space="preserve"> (see chapter 6.3 of </w:t>
      </w:r>
      <w:r w:rsidR="00AC0741">
        <w:t>[</w:t>
      </w:r>
      <w:fldSimple w:instr=" DOCPROPERTY  &quot;MW Reference&quot;  \* MERGEFORMAT ">
        <w:r w:rsidR="00AC0741">
          <w:t>ONF MW IM</w:t>
        </w:r>
      </w:fldSimple>
      <w:r w:rsidR="00AC0741">
        <w:t>]</w:t>
      </w:r>
      <w:r>
        <w:t>).</w:t>
      </w:r>
    </w:p>
    <w:p w:rsidR="001A1E52" w:rsidRDefault="001A1E52" w:rsidP="00666B73">
      <w:pPr>
        <w:pStyle w:val="berschrift2"/>
      </w:pPr>
      <w:bookmarkStart w:id="86" w:name="_Toc2841722"/>
      <w:r w:rsidRPr="008F29AE">
        <w:t>Performance Values</w:t>
      </w:r>
      <w:bookmarkEnd w:id="86"/>
    </w:p>
    <w:p w:rsidR="00001144" w:rsidRDefault="00001144" w:rsidP="00001144">
      <w:pPr>
        <w:pStyle w:val="Text"/>
      </w:pPr>
      <w:r>
        <w:t>The performance value definitions</w:t>
      </w:r>
      <w:r w:rsidRPr="00E67FD0">
        <w:t>,</w:t>
      </w:r>
      <w:r>
        <w:t xml:space="preserve"> a</w:t>
      </w:r>
      <w:r w:rsidRPr="00E67FD0">
        <w:t xml:space="preserve">ssociations and </w:t>
      </w:r>
      <w:r>
        <w:t>i</w:t>
      </w:r>
      <w:r w:rsidRPr="00E67FD0">
        <w:t>nheritances</w:t>
      </w:r>
      <w:r>
        <w:t xml:space="preserve"> are identical to the definitions made </w:t>
      </w:r>
      <w:r w:rsidRPr="002C3E95">
        <w:t>ONF</w:t>
      </w:r>
      <w:r>
        <w:t> </w:t>
      </w:r>
      <w:r w:rsidRPr="002C3E95">
        <w:t>TR</w:t>
      </w:r>
      <w:r>
        <w:noBreakHyphen/>
      </w:r>
      <w:r w:rsidRPr="002C3E95">
        <w:t>532</w:t>
      </w:r>
      <w:r>
        <w:t>v</w:t>
      </w:r>
      <w:fldSimple w:instr=" DOCPROPERTY  &quot;MW IM Version&quot;  \* MERGEFORMAT ">
        <w:r w:rsidR="00AC0741">
          <w:t>1.1</w:t>
        </w:r>
      </w:fldSimple>
      <w:r>
        <w:t xml:space="preserve"> (see chapter 6.4 of </w:t>
      </w:r>
      <w:r w:rsidR="00AC0741">
        <w:t>[</w:t>
      </w:r>
      <w:fldSimple w:instr=" DOCPROPERTY  &quot;MW Reference&quot;  \* MERGEFORMAT ">
        <w:r w:rsidR="00AC0741">
          <w:t>ONF MW IM</w:t>
        </w:r>
      </w:fldSimple>
      <w:r w:rsidR="00AC0741">
        <w:t>]</w:t>
      </w:r>
      <w:r>
        <w:t>).</w:t>
      </w:r>
    </w:p>
    <w:p w:rsidR="00671596" w:rsidRDefault="00671596" w:rsidP="00671596">
      <w:pPr>
        <w:pStyle w:val="berschrift2"/>
        <w:rPr>
          <w:ins w:id="87" w:author="Heinze Thorsten" w:date="2019-03-04T14:45:00Z"/>
        </w:rPr>
      </w:pPr>
      <w:bookmarkStart w:id="88" w:name="_Toc2841723"/>
      <w:ins w:id="89" w:author="Heinze Thorsten" w:date="2019-03-04T14:45:00Z">
        <w:r>
          <w:t xml:space="preserve">Maintenance </w:t>
        </w:r>
      </w:ins>
      <w:ins w:id="90" w:author="Heinze Thorsten" w:date="2019-03-04T14:57:00Z">
        <w:r w:rsidR="0076799E">
          <w:t>Attributes</w:t>
        </w:r>
      </w:ins>
      <w:bookmarkEnd w:id="88"/>
    </w:p>
    <w:p w:rsidR="00671596" w:rsidRDefault="00671596" w:rsidP="00671596">
      <w:pPr>
        <w:pStyle w:val="Text"/>
        <w:rPr>
          <w:ins w:id="91" w:author="Heinze Thorsten" w:date="2019-03-04T14:55:00Z"/>
        </w:rPr>
      </w:pPr>
      <w:ins w:id="92" w:author="Heinze Thorsten" w:date="2019-03-04T14:46:00Z">
        <w:r>
          <w:t>Some features are required for maintenance. Some of th</w:t>
        </w:r>
      </w:ins>
      <w:ins w:id="93" w:author="Heinze Thorsten" w:date="2019-03-04T14:47:00Z">
        <w:r>
          <w:t xml:space="preserve">ese </w:t>
        </w:r>
      </w:ins>
      <w:ins w:id="94" w:author="Heinze Thorsten" w:date="2019-03-04T14:49:00Z">
        <w:r>
          <w:t>m</w:t>
        </w:r>
      </w:ins>
      <w:ins w:id="95" w:author="Heinze Thorsten" w:date="2019-03-04T14:47:00Z">
        <w:r>
          <w:t xml:space="preserve">aintenance </w:t>
        </w:r>
      </w:ins>
      <w:ins w:id="96" w:author="Heinze Thorsten" w:date="2019-03-04T14:49:00Z">
        <w:r>
          <w:t>f</w:t>
        </w:r>
      </w:ins>
      <w:ins w:id="97" w:author="Heinze Thorsten" w:date="2019-03-04T14:47:00Z">
        <w:r>
          <w:t xml:space="preserve">eatures potentially </w:t>
        </w:r>
      </w:ins>
      <w:ins w:id="98" w:author="Heinze Thorsten" w:date="2019-03-04T14:48:00Z">
        <w:r>
          <w:t xml:space="preserve">break the connection to the Controller. </w:t>
        </w:r>
      </w:ins>
      <w:ins w:id="99" w:author="Heinze Thorsten" w:date="2019-03-04T14:49:00Z">
        <w:r>
          <w:fldChar w:fldCharType="begin"/>
        </w:r>
        <w:r>
          <w:instrText xml:space="preserve"> DOCPROPERTY  Title  \* MERGEFORMAT </w:instrText>
        </w:r>
        <w:r>
          <w:fldChar w:fldCharType="separate"/>
        </w:r>
      </w:ins>
      <w:r w:rsidR="00AC0741">
        <w:t>ONF TR</w:t>
      </w:r>
      <w:r w:rsidR="00AC0741" w:rsidRPr="00AC0741">
        <w:rPr>
          <w:rFonts w:ascii="MS Gothic" w:eastAsia="MS Gothic" w:hAnsi="MS Gothic" w:cs="MS Gothic"/>
        </w:rPr>
        <w:t>‑</w:t>
      </w:r>
      <w:r w:rsidR="00AC0741" w:rsidRPr="00AC0741">
        <w:rPr>
          <w:rFonts w:cs="Arial"/>
        </w:rPr>
        <w:t>541</w:t>
      </w:r>
      <w:ins w:id="100" w:author="Heinze Thorsten" w:date="2019-03-04T14:49:00Z">
        <w:r>
          <w:rPr>
            <w:rFonts w:cs="Arial"/>
          </w:rPr>
          <w:fldChar w:fldCharType="end"/>
        </w:r>
        <w:r>
          <w:rPr>
            <w:rFonts w:cs="Arial"/>
          </w:rPr>
          <w:t xml:space="preserve"> </w:t>
        </w:r>
      </w:ins>
      <w:ins w:id="101" w:author="Heinze Thorsten" w:date="2019-03-06T10:33:00Z">
        <w:r w:rsidR="00E772CC">
          <w:rPr>
            <w:rFonts w:cs="Arial"/>
          </w:rPr>
          <w:t>facilitates</w:t>
        </w:r>
      </w:ins>
      <w:ins w:id="102" w:author="Heinze Thorsten" w:date="2019-03-04T14:49:00Z">
        <w:r>
          <w:rPr>
            <w:rFonts w:cs="Arial"/>
          </w:rPr>
          <w:t xml:space="preserve"> configuring a timer. After this </w:t>
        </w:r>
      </w:ins>
      <w:ins w:id="103" w:author="Heinze Thorsten" w:date="2019-03-04T14:50:00Z">
        <w:r>
          <w:rPr>
            <w:rFonts w:cs="Arial"/>
          </w:rPr>
          <w:t xml:space="preserve">maintenance timer counted to zero, the values of all attributes related to </w:t>
        </w:r>
        <w:r>
          <w:t xml:space="preserve">maintenance features </w:t>
        </w:r>
      </w:ins>
      <w:ins w:id="104" w:author="Heinze Thorsten" w:date="2019-03-04T14:51:00Z">
        <w:r>
          <w:t xml:space="preserve">have to </w:t>
        </w:r>
      </w:ins>
      <w:ins w:id="105" w:author="Heinze Thorsten" w:date="2019-03-04T14:50:00Z">
        <w:r>
          <w:t>be set to their default values again.</w:t>
        </w:r>
      </w:ins>
      <w:ins w:id="106" w:author="Heinze Thorsten" w:date="2019-03-04T14:52:00Z">
        <w:r>
          <w:t xml:space="preserve"> The affected attributes are marked by the phrase </w:t>
        </w:r>
      </w:ins>
      <w:ins w:id="107" w:author="Heinze Thorsten" w:date="2019-03-04T14:53:00Z">
        <w:r>
          <w:t>"</w:t>
        </w:r>
        <w:r w:rsidRPr="00671596">
          <w:t>Maintenance Feature.</w:t>
        </w:r>
        <w:r>
          <w:t>" at the beginning of their comment</w:t>
        </w:r>
      </w:ins>
      <w:ins w:id="108" w:author="Heinze Thorsten" w:date="2019-03-04T14:54:00Z">
        <w:r>
          <w:t>s</w:t>
        </w:r>
      </w:ins>
      <w:ins w:id="109" w:author="Heinze Thorsten" w:date="2019-03-04T14:53:00Z">
        <w:r>
          <w:t>.</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tblGrid>
      <w:tr w:rsidR="0076799E" w:rsidTr="004E3675">
        <w:trPr>
          <w:tblHeader/>
          <w:jc w:val="center"/>
          <w:ins w:id="110" w:author="Heinze Thorsten" w:date="2019-03-04T14:55:00Z"/>
        </w:trPr>
        <w:tc>
          <w:tcPr>
            <w:tcW w:w="3685" w:type="dxa"/>
          </w:tcPr>
          <w:p w:rsidR="0076799E" w:rsidRDefault="0076799E" w:rsidP="004E3675">
            <w:pPr>
              <w:pStyle w:val="berschrift8"/>
              <w:rPr>
                <w:ins w:id="111" w:author="Heinze Thorsten" w:date="2019-03-04T14:55:00Z"/>
              </w:rPr>
            </w:pPr>
            <w:ins w:id="112" w:author="Heinze Thorsten" w:date="2019-03-04T14:56:00Z">
              <w:r>
                <w:t>Maintenance Attributes</w:t>
              </w:r>
            </w:ins>
          </w:p>
        </w:tc>
      </w:tr>
      <w:tr w:rsidR="0076799E" w:rsidTr="004E3675">
        <w:trPr>
          <w:jc w:val="center"/>
          <w:ins w:id="113" w:author="Heinze Thorsten" w:date="2019-03-04T14:55:00Z"/>
        </w:trPr>
        <w:tc>
          <w:tcPr>
            <w:tcW w:w="3685" w:type="dxa"/>
          </w:tcPr>
          <w:p w:rsidR="0076799E" w:rsidRDefault="0076799E" w:rsidP="004E3675">
            <w:pPr>
              <w:pStyle w:val="Text"/>
              <w:rPr>
                <w:ins w:id="114" w:author="Heinze Thorsten" w:date="2019-03-04T14:55:00Z"/>
              </w:rPr>
            </w:pPr>
            <w:ins w:id="115" w:author="Heinze Thorsten" w:date="2019-03-04T14:56:00Z">
              <w:r w:rsidRPr="0076799E">
                <w:t>_loopBackKindOn</w:t>
              </w:r>
            </w:ins>
          </w:p>
        </w:tc>
      </w:tr>
      <w:tr w:rsidR="0076799E" w:rsidTr="004E3675">
        <w:trPr>
          <w:jc w:val="center"/>
          <w:ins w:id="116" w:author="Heinze Thorsten" w:date="2019-03-04T14:55:00Z"/>
        </w:trPr>
        <w:tc>
          <w:tcPr>
            <w:tcW w:w="3685" w:type="dxa"/>
          </w:tcPr>
          <w:p w:rsidR="0076799E" w:rsidRDefault="0076799E" w:rsidP="0076799E">
            <w:pPr>
              <w:pStyle w:val="Text"/>
              <w:rPr>
                <w:ins w:id="117" w:author="Heinze Thorsten" w:date="2019-03-04T14:55:00Z"/>
              </w:rPr>
            </w:pPr>
            <w:ins w:id="118" w:author="Heinze Thorsten" w:date="2019-03-04T14:56:00Z">
              <w:r w:rsidRPr="0076799E">
                <w:t>isolationIsOn</w:t>
              </w:r>
            </w:ins>
          </w:p>
        </w:tc>
      </w:tr>
    </w:tbl>
    <w:p w:rsidR="0076799E" w:rsidRPr="00671596" w:rsidRDefault="0076799E" w:rsidP="00671596">
      <w:pPr>
        <w:pStyle w:val="Text"/>
        <w:rPr>
          <w:ins w:id="119" w:author="Heinze Thorsten" w:date="2019-03-04T14:45:00Z"/>
        </w:rPr>
      </w:pPr>
    </w:p>
    <w:p w:rsidR="006076B7" w:rsidRPr="006076B7" w:rsidRDefault="006076B7" w:rsidP="006076B7">
      <w:pPr>
        <w:keepNext/>
        <w:keepLines/>
        <w:numPr>
          <w:ilvl w:val="1"/>
          <w:numId w:val="22"/>
        </w:numPr>
        <w:spacing w:before="240" w:after="120"/>
        <w:outlineLvl w:val="1"/>
        <w:rPr>
          <w:ins w:id="120" w:author="Heinze Thorsten" w:date="2019-03-08T18:57:00Z"/>
          <w:b/>
          <w:bCs/>
          <w:sz w:val="28"/>
          <w:szCs w:val="24"/>
        </w:rPr>
      </w:pPr>
      <w:bookmarkStart w:id="121" w:name="_Toc2777022"/>
      <w:ins w:id="122" w:author="Heinze Thorsten" w:date="2019-03-08T18:57:00Z">
        <w:r w:rsidRPr="006076B7">
          <w:rPr>
            <w:b/>
            <w:bCs/>
            <w:sz w:val="28"/>
            <w:szCs w:val="24"/>
          </w:rPr>
          <w:t>Transceiver Information</w:t>
        </w:r>
        <w:bookmarkEnd w:id="121"/>
      </w:ins>
    </w:p>
    <w:p w:rsidR="006076B7" w:rsidRPr="006076B7" w:rsidRDefault="006076B7" w:rsidP="006076B7">
      <w:pPr>
        <w:keepNext/>
        <w:keepLines/>
        <w:numPr>
          <w:ilvl w:val="2"/>
          <w:numId w:val="22"/>
        </w:numPr>
        <w:spacing w:before="200" w:after="120"/>
        <w:outlineLvl w:val="2"/>
        <w:rPr>
          <w:ins w:id="123" w:author="Heinze Thorsten" w:date="2019-03-08T18:57:00Z"/>
          <w:b/>
          <w:bCs/>
          <w:sz w:val="24"/>
          <w:szCs w:val="20"/>
        </w:rPr>
      </w:pPr>
      <w:ins w:id="124" w:author="Heinze Thorsten" w:date="2019-03-08T18:57:00Z">
        <w:r w:rsidRPr="006076B7">
          <w:rPr>
            <w:b/>
            <w:bCs/>
            <w:sz w:val="24"/>
            <w:szCs w:val="20"/>
          </w:rPr>
          <w:t>ActualEquipment</w:t>
        </w:r>
      </w:ins>
    </w:p>
    <w:p w:rsidR="006076B7" w:rsidRPr="006076B7" w:rsidRDefault="006076B7" w:rsidP="006076B7">
      <w:pPr>
        <w:spacing w:after="120"/>
        <w:jc w:val="both"/>
        <w:rPr>
          <w:ins w:id="125" w:author="Heinze Thorsten" w:date="2019-03-08T18:57:00Z"/>
          <w:color w:val="auto"/>
          <w:szCs w:val="20"/>
          <w:lang w:eastAsia="ar-SA"/>
        </w:rPr>
      </w:pPr>
      <w:ins w:id="126" w:author="Heinze Thorsten" w:date="2019-03-08T18:57:00Z">
        <w:r w:rsidRPr="006076B7">
          <w:rPr>
            <w:color w:val="auto"/>
            <w:szCs w:val="20"/>
            <w:lang w:eastAsia="ar-SA"/>
          </w:rPr>
          <w:t>Tracking equipment information about transceivers (e.g. SFPs) is of particular interest to operators, because transceivers can easily be pulled and plugged somewhere else. Prescriptions, which are made in IEEE 802.3 Ethernet {{</w:t>
        </w:r>
        <w:r w:rsidRPr="006076B7">
          <w:rPr>
            <w:color w:val="auto"/>
            <w:szCs w:val="20"/>
            <w:lang w:eastAsia="ar-SA"/>
          </w:rPr>
          <w:fldChar w:fldCharType="begin"/>
        </w:r>
        <w:r w:rsidRPr="006076B7">
          <w:rPr>
            <w:color w:val="auto"/>
            <w:szCs w:val="20"/>
            <w:lang w:eastAsia="ar-SA"/>
          </w:rPr>
          <w:instrText xml:space="preserve"> DOCPROPERTY  "IEEE Reference"  \* MERGEFORMAT </w:instrText>
        </w:r>
        <w:r w:rsidRPr="006076B7">
          <w:rPr>
            <w:color w:val="auto"/>
            <w:szCs w:val="20"/>
            <w:lang w:eastAsia="ar-SA"/>
          </w:rPr>
          <w:fldChar w:fldCharType="separate"/>
        </w:r>
        <w:r w:rsidRPr="006076B7">
          <w:rPr>
            <w:color w:val="auto"/>
            <w:szCs w:val="20"/>
            <w:lang w:eastAsia="ar-SA"/>
          </w:rPr>
          <w:t>IEEE802.3</w:t>
        </w:r>
        <w:r w:rsidRPr="006076B7">
          <w:rPr>
            <w:color w:val="auto"/>
            <w:szCs w:val="20"/>
            <w:lang w:eastAsia="ar-SA"/>
          </w:rPr>
          <w:fldChar w:fldCharType="end"/>
        </w:r>
        <w:r w:rsidRPr="006076B7">
          <w:rPr>
            <w:color w:val="auto"/>
            <w:szCs w:val="20"/>
            <w:lang w:eastAsia="ar-SA"/>
          </w:rPr>
          <w:t xml:space="preserve">}}, cover the necessary equipment information. The following definitions shall assure a common understanding about where to put/find this information in the description of the ActualEquipment in the Core Information Model </w:t>
        </w:r>
        <w:r w:rsidRPr="006076B7">
          <w:rPr>
            <w:color w:val="auto"/>
            <w:szCs w:val="20"/>
            <w:lang w:eastAsia="ar-SA"/>
          </w:rPr>
          <w:fldChar w:fldCharType="begin"/>
        </w:r>
        <w:r w:rsidRPr="006076B7">
          <w:rPr>
            <w:color w:val="auto"/>
            <w:szCs w:val="20"/>
            <w:lang w:eastAsia="ar-SA"/>
          </w:rPr>
          <w:instrText xml:space="preserve"> DOCPROPERTY  "Core IM Version"  \* MERGEFORMAT </w:instrText>
        </w:r>
        <w:r w:rsidRPr="006076B7">
          <w:rPr>
            <w:color w:val="auto"/>
            <w:szCs w:val="20"/>
            <w:lang w:eastAsia="ar-SA"/>
          </w:rPr>
          <w:fldChar w:fldCharType="separate"/>
        </w:r>
        <w:r w:rsidRPr="006076B7">
          <w:rPr>
            <w:color w:val="auto"/>
            <w:szCs w:val="20"/>
            <w:lang w:eastAsia="ar-SA"/>
          </w:rPr>
          <w:t>1.2</w:t>
        </w:r>
        <w:r w:rsidRPr="006076B7">
          <w:rPr>
            <w:color w:val="auto"/>
            <w:szCs w:val="20"/>
            <w:lang w:eastAsia="ar-SA"/>
          </w:rPr>
          <w:fldChar w:fldCharType="end"/>
        </w:r>
        <w:r w:rsidRPr="006076B7">
          <w:rPr>
            <w:color w:val="auto"/>
            <w:szCs w:val="20"/>
            <w:lang w:eastAsia="ar-SA"/>
          </w:rPr>
          <w:t xml:space="preserve"> {{</w:t>
        </w:r>
        <w:r w:rsidRPr="006076B7">
          <w:rPr>
            <w:color w:val="auto"/>
            <w:szCs w:val="20"/>
            <w:lang w:eastAsia="ar-SA"/>
          </w:rPr>
          <w:fldChar w:fldCharType="begin"/>
        </w:r>
        <w:r w:rsidRPr="006076B7">
          <w:rPr>
            <w:color w:val="auto"/>
            <w:szCs w:val="20"/>
            <w:lang w:eastAsia="ar-SA"/>
          </w:rPr>
          <w:instrText xml:space="preserve"> DOCPROPERTY  "Core Reference"  \* MERGEFORMAT </w:instrText>
        </w:r>
        <w:r w:rsidRPr="006076B7">
          <w:rPr>
            <w:color w:val="auto"/>
            <w:szCs w:val="20"/>
            <w:lang w:eastAsia="ar-SA"/>
          </w:rPr>
          <w:fldChar w:fldCharType="separate"/>
        </w:r>
        <w:r w:rsidRPr="006076B7">
          <w:rPr>
            <w:color w:val="auto"/>
            <w:szCs w:val="20"/>
            <w:lang w:eastAsia="ar-SA"/>
          </w:rPr>
          <w:t>ONF Core IM</w:t>
        </w:r>
        <w:r w:rsidRPr="006076B7">
          <w:rPr>
            <w:color w:val="auto"/>
            <w:szCs w:val="20"/>
            <w:lang w:eastAsia="ar-SA"/>
          </w:rPr>
          <w:fldChar w:fldCharType="end"/>
        </w:r>
        <w:r w:rsidRPr="006076B7">
          <w:rPr>
            <w:color w:val="auto"/>
            <w:szCs w:val="20"/>
            <w:lang w:eastAsia="ar-SA"/>
          </w:rPr>
          <w:t>}}.</w:t>
        </w:r>
      </w:ins>
    </w:p>
    <w:p w:rsidR="006076B7" w:rsidRPr="006076B7" w:rsidRDefault="006076B7" w:rsidP="006076B7">
      <w:pPr>
        <w:keepNext/>
        <w:spacing w:before="120" w:after="240" w:line="360" w:lineRule="auto"/>
        <w:contextualSpacing/>
        <w:jc w:val="center"/>
        <w:rPr>
          <w:ins w:id="127" w:author="Heinze Thorsten" w:date="2019-03-08T18:57:00Z"/>
          <w:b/>
          <w:bCs/>
          <w:color w:val="auto"/>
          <w:szCs w:val="20"/>
          <w:lang w:eastAsia="ar-SA"/>
        </w:rPr>
      </w:pPr>
      <w:ins w:id="128" w:author="Heinze Thorsten" w:date="2019-03-08T18:57:00Z">
        <w:r w:rsidRPr="006076B7">
          <w:rPr>
            <w:b/>
            <w:bCs/>
            <w:noProof/>
            <w:color w:val="auto"/>
            <w:szCs w:val="20"/>
            <w:lang w:val="de-DE" w:eastAsia="de-DE"/>
          </w:rPr>
          <w:lastRenderedPageBreak/>
          <w:drawing>
            <wp:inline distT="0" distB="0" distL="0" distR="0" wp14:anchorId="3EDB4CA9" wp14:editId="7E18B752">
              <wp:extent cx="4994910" cy="3933825"/>
              <wp:effectExtent l="0" t="0" r="0" b="9525"/>
              <wp:docPr id="7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3">
                        <a:extLst>
                          <a:ext uri="{28A0092B-C50C-407E-A947-70E740481C1C}">
                            <a14:useLocalDpi xmlns:a14="http://schemas.microsoft.com/office/drawing/2010/main" val="0"/>
                          </a:ext>
                        </a:extLst>
                      </a:blip>
                      <a:srcRect b="2364"/>
                      <a:stretch>
                        <a:fillRect/>
                      </a:stretch>
                    </pic:blipFill>
                    <pic:spPr bwMode="auto">
                      <a:xfrm>
                        <a:off x="0" y="0"/>
                        <a:ext cx="4994910" cy="3933825"/>
                      </a:xfrm>
                      <a:prstGeom prst="rect">
                        <a:avLst/>
                      </a:prstGeom>
                      <a:noFill/>
                      <a:ln>
                        <a:noFill/>
                      </a:ln>
                    </pic:spPr>
                  </pic:pic>
                </a:graphicData>
              </a:graphic>
            </wp:inline>
          </w:drawing>
        </w:r>
      </w:ins>
    </w:p>
    <w:p w:rsidR="006076B7" w:rsidRPr="006076B7" w:rsidRDefault="006076B7" w:rsidP="006076B7">
      <w:pPr>
        <w:spacing w:before="120" w:after="240" w:line="360" w:lineRule="auto"/>
        <w:contextualSpacing/>
        <w:jc w:val="center"/>
        <w:rPr>
          <w:ins w:id="129" w:author="Heinze Thorsten" w:date="2019-03-08T18:57:00Z"/>
          <w:b/>
          <w:bCs/>
          <w:color w:val="auto"/>
          <w:szCs w:val="20"/>
          <w:lang w:eastAsia="ar-SA"/>
        </w:rPr>
      </w:pPr>
      <w:bookmarkStart w:id="130" w:name="_Toc2777045"/>
      <w:ins w:id="131" w:author="Heinze Thorsten" w:date="2019-03-08T18:57:00Z">
        <w:r w:rsidRPr="006076B7">
          <w:rPr>
            <w:b/>
            <w:bCs/>
            <w:color w:val="auto"/>
            <w:szCs w:val="20"/>
            <w:lang w:eastAsia="ar-SA"/>
          </w:rPr>
          <w:t xml:space="preserve">Figure </w:t>
        </w:r>
        <w:r w:rsidRPr="006076B7">
          <w:rPr>
            <w:b/>
            <w:bCs/>
            <w:color w:val="auto"/>
            <w:szCs w:val="20"/>
            <w:lang w:eastAsia="ar-SA"/>
          </w:rPr>
          <w:fldChar w:fldCharType="begin"/>
        </w:r>
        <w:r w:rsidRPr="006076B7">
          <w:rPr>
            <w:b/>
            <w:bCs/>
            <w:color w:val="auto"/>
            <w:szCs w:val="20"/>
            <w:lang w:eastAsia="ar-SA"/>
          </w:rPr>
          <w:instrText xml:space="preserve"> SEQ Figure \* ARABIC </w:instrText>
        </w:r>
        <w:r w:rsidRPr="006076B7">
          <w:rPr>
            <w:b/>
            <w:bCs/>
            <w:color w:val="auto"/>
            <w:szCs w:val="20"/>
            <w:lang w:eastAsia="ar-SA"/>
          </w:rPr>
          <w:fldChar w:fldCharType="separate"/>
        </w:r>
        <w:r w:rsidRPr="006076B7">
          <w:rPr>
            <w:b/>
            <w:bCs/>
            <w:noProof/>
            <w:color w:val="auto"/>
            <w:szCs w:val="20"/>
            <w:lang w:eastAsia="ar-SA"/>
          </w:rPr>
          <w:t>3</w:t>
        </w:r>
        <w:r w:rsidRPr="006076B7">
          <w:rPr>
            <w:b/>
            <w:bCs/>
            <w:color w:val="auto"/>
            <w:szCs w:val="20"/>
            <w:lang w:eastAsia="ar-SA"/>
          </w:rPr>
          <w:fldChar w:fldCharType="end"/>
        </w:r>
        <w:r w:rsidRPr="006076B7">
          <w:rPr>
            <w:b/>
            <w:bCs/>
            <w:color w:val="auto"/>
            <w:szCs w:val="20"/>
            <w:lang w:eastAsia="ar-SA"/>
          </w:rPr>
          <w:t>: Equipment part of the Core Information Model</w:t>
        </w:r>
        <w:bookmarkEnd w:id="130"/>
      </w:ins>
    </w:p>
    <w:p w:rsidR="006076B7" w:rsidRPr="006076B7" w:rsidRDefault="006076B7" w:rsidP="006076B7">
      <w:pPr>
        <w:spacing w:after="120"/>
        <w:jc w:val="both"/>
        <w:rPr>
          <w:ins w:id="132" w:author="Heinze Thorsten" w:date="2019-03-08T18:57:00Z"/>
          <w:color w:val="auto"/>
          <w:szCs w:val="20"/>
          <w:lang w:eastAsia="ar-SA"/>
        </w:rPr>
      </w:pPr>
      <w:ins w:id="133" w:author="Heinze Thorsten" w:date="2019-03-08T18:57:00Z">
        <w:r w:rsidRPr="006076B7">
          <w:rPr>
            <w:color w:val="auto"/>
            <w:szCs w:val="20"/>
            <w:lang w:eastAsia="ar-SA"/>
          </w:rPr>
          <w:t>Information about the manufacturer of the transceiver shall be located in the ManufacturerProperties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6076B7" w:rsidRPr="006076B7" w:rsidTr="00B6308C">
        <w:trPr>
          <w:tblHeader/>
          <w:jc w:val="center"/>
          <w:ins w:id="134" w:author="Heinze Thorsten" w:date="2019-03-08T18:57:00Z"/>
        </w:trPr>
        <w:tc>
          <w:tcPr>
            <w:tcW w:w="2780" w:type="dxa"/>
          </w:tcPr>
          <w:p w:rsidR="006076B7" w:rsidRPr="006076B7" w:rsidRDefault="006076B7" w:rsidP="006076B7">
            <w:pPr>
              <w:keepNext/>
              <w:keepLines/>
              <w:spacing w:before="200" w:after="120"/>
              <w:outlineLvl w:val="7"/>
              <w:rPr>
                <w:ins w:id="135" w:author="Heinze Thorsten" w:date="2019-03-08T18:57:00Z"/>
                <w:b/>
                <w:color w:val="auto"/>
                <w:szCs w:val="20"/>
              </w:rPr>
            </w:pPr>
            <w:ins w:id="136" w:author="Heinze Thorsten" w:date="2019-03-08T18:57:00Z">
              <w:r w:rsidRPr="006076B7">
                <w:rPr>
                  <w:b/>
                  <w:color w:val="auto"/>
                  <w:szCs w:val="20"/>
                </w:rPr>
                <w:t>Attribute Name in Core IM</w:t>
              </w:r>
            </w:ins>
          </w:p>
        </w:tc>
        <w:tc>
          <w:tcPr>
            <w:tcW w:w="5245" w:type="dxa"/>
          </w:tcPr>
          <w:p w:rsidR="006076B7" w:rsidRPr="006076B7" w:rsidRDefault="006076B7" w:rsidP="006076B7">
            <w:pPr>
              <w:keepNext/>
              <w:keepLines/>
              <w:spacing w:before="200" w:after="120"/>
              <w:outlineLvl w:val="7"/>
              <w:rPr>
                <w:ins w:id="137" w:author="Heinze Thorsten" w:date="2019-03-08T18:57:00Z"/>
                <w:b/>
                <w:color w:val="auto"/>
                <w:szCs w:val="20"/>
              </w:rPr>
            </w:pPr>
            <w:ins w:id="138" w:author="Heinze Thorsten" w:date="2019-03-08T18:57:00Z">
              <w:r w:rsidRPr="006076B7">
                <w:rPr>
                  <w:b/>
                  <w:color w:val="auto"/>
                  <w:szCs w:val="20"/>
                </w:rPr>
                <w:t>To be filled with following information from 802.3</w:t>
              </w:r>
            </w:ins>
          </w:p>
        </w:tc>
      </w:tr>
      <w:tr w:rsidR="006076B7" w:rsidRPr="006076B7" w:rsidTr="00B6308C">
        <w:trPr>
          <w:jc w:val="center"/>
          <w:ins w:id="139" w:author="Heinze Thorsten" w:date="2019-03-08T18:57:00Z"/>
        </w:trPr>
        <w:tc>
          <w:tcPr>
            <w:tcW w:w="2780" w:type="dxa"/>
          </w:tcPr>
          <w:p w:rsidR="006076B7" w:rsidRPr="006076B7" w:rsidRDefault="006076B7" w:rsidP="006076B7">
            <w:pPr>
              <w:spacing w:after="120"/>
              <w:jc w:val="both"/>
              <w:rPr>
                <w:ins w:id="140" w:author="Heinze Thorsten" w:date="2019-03-08T18:57:00Z"/>
                <w:color w:val="auto"/>
                <w:szCs w:val="20"/>
                <w:lang w:eastAsia="ar-SA"/>
              </w:rPr>
            </w:pPr>
            <w:ins w:id="141" w:author="Heinze Thorsten" w:date="2019-03-08T18:57:00Z">
              <w:r w:rsidRPr="006076B7">
                <w:rPr>
                  <w:color w:val="auto"/>
                  <w:szCs w:val="20"/>
                  <w:lang w:eastAsia="ar-SA"/>
                </w:rPr>
                <w:t>manufacturerIdentifier</w:t>
              </w:r>
            </w:ins>
          </w:p>
        </w:tc>
        <w:tc>
          <w:tcPr>
            <w:tcW w:w="5245" w:type="dxa"/>
          </w:tcPr>
          <w:p w:rsidR="006076B7" w:rsidRPr="006076B7" w:rsidRDefault="006076B7" w:rsidP="006076B7">
            <w:pPr>
              <w:spacing w:after="120"/>
              <w:jc w:val="both"/>
              <w:rPr>
                <w:ins w:id="142" w:author="Heinze Thorsten" w:date="2019-03-08T18:57:00Z"/>
                <w:color w:val="auto"/>
                <w:szCs w:val="20"/>
                <w:lang w:eastAsia="ar-SA"/>
              </w:rPr>
            </w:pPr>
            <w:ins w:id="143" w:author="Heinze Thorsten" w:date="2019-03-08T18:57:00Z">
              <w:r w:rsidRPr="006076B7">
                <w:rPr>
                  <w:color w:val="auto"/>
                  <w:szCs w:val="20"/>
                  <w:lang w:eastAsia="ar-SA"/>
                </w:rPr>
                <w:t>Describes the IEEE Company identifier of the vendor of the transceiver (1st part of 802.3 ResourceTypeID) according to 802.3 22.2.4.3.1 PHY Identifier and also referenced in 45.2.1.13 PMA/PMD package identifier.</w:t>
              </w:r>
            </w:ins>
          </w:p>
        </w:tc>
      </w:tr>
      <w:tr w:rsidR="006076B7" w:rsidRPr="006076B7" w:rsidTr="00B6308C">
        <w:trPr>
          <w:jc w:val="center"/>
          <w:ins w:id="144" w:author="Heinze Thorsten" w:date="2019-03-08T18:57:00Z"/>
        </w:trPr>
        <w:tc>
          <w:tcPr>
            <w:tcW w:w="2780" w:type="dxa"/>
          </w:tcPr>
          <w:p w:rsidR="006076B7" w:rsidRPr="006076B7" w:rsidRDefault="006076B7" w:rsidP="006076B7">
            <w:pPr>
              <w:spacing w:after="120"/>
              <w:jc w:val="both"/>
              <w:rPr>
                <w:ins w:id="145" w:author="Heinze Thorsten" w:date="2019-03-08T18:57:00Z"/>
                <w:color w:val="auto"/>
                <w:szCs w:val="20"/>
                <w:lang w:eastAsia="ar-SA"/>
              </w:rPr>
            </w:pPr>
            <w:ins w:id="146" w:author="Heinze Thorsten" w:date="2019-03-08T18:57:00Z">
              <w:r w:rsidRPr="006076B7">
                <w:rPr>
                  <w:color w:val="auto"/>
                  <w:szCs w:val="20"/>
                  <w:lang w:eastAsia="ar-SA"/>
                </w:rPr>
                <w:t>manufacturerName</w:t>
              </w:r>
            </w:ins>
          </w:p>
        </w:tc>
        <w:tc>
          <w:tcPr>
            <w:tcW w:w="5245" w:type="dxa"/>
          </w:tcPr>
          <w:p w:rsidR="006076B7" w:rsidRPr="006076B7" w:rsidRDefault="006076B7" w:rsidP="006076B7">
            <w:pPr>
              <w:spacing w:after="120"/>
              <w:jc w:val="both"/>
              <w:rPr>
                <w:ins w:id="147" w:author="Heinze Thorsten" w:date="2019-03-08T18:57:00Z"/>
                <w:color w:val="auto"/>
                <w:szCs w:val="20"/>
                <w:lang w:eastAsia="ar-SA"/>
              </w:rPr>
            </w:pPr>
            <w:ins w:id="148" w:author="Heinze Thorsten" w:date="2019-03-08T18:57:00Z">
              <w:r w:rsidRPr="006076B7">
                <w:rPr>
                  <w:color w:val="auto"/>
                  <w:szCs w:val="20"/>
                  <w:lang w:eastAsia="ar-SA"/>
                </w:rPr>
                <w:t>No entry</w:t>
              </w:r>
            </w:ins>
          </w:p>
        </w:tc>
      </w:tr>
    </w:tbl>
    <w:p w:rsidR="006076B7" w:rsidRPr="006076B7" w:rsidRDefault="006076B7" w:rsidP="006076B7">
      <w:pPr>
        <w:spacing w:before="120" w:after="240" w:line="360" w:lineRule="auto"/>
        <w:contextualSpacing/>
        <w:jc w:val="center"/>
        <w:rPr>
          <w:ins w:id="149" w:author="Heinze Thorsten" w:date="2019-03-08T18:57:00Z"/>
          <w:b/>
          <w:bCs/>
          <w:color w:val="auto"/>
          <w:szCs w:val="20"/>
          <w:lang w:eastAsia="ar-SA"/>
        </w:rPr>
      </w:pPr>
      <w:bookmarkStart w:id="150" w:name="_Toc2777051"/>
      <w:ins w:id="151"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1</w:t>
        </w:r>
        <w:r w:rsidRPr="006076B7">
          <w:rPr>
            <w:b/>
            <w:bCs/>
            <w:color w:val="auto"/>
            <w:szCs w:val="20"/>
            <w:lang w:eastAsia="ar-SA"/>
          </w:rPr>
          <w:fldChar w:fldCharType="end"/>
        </w:r>
        <w:r w:rsidRPr="006076B7">
          <w:rPr>
            <w:b/>
            <w:bCs/>
            <w:color w:val="auto"/>
            <w:szCs w:val="20"/>
            <w:lang w:eastAsia="ar-SA"/>
          </w:rPr>
          <w:t>: ManufacturerProperties Class</w:t>
        </w:r>
        <w:bookmarkEnd w:id="150"/>
      </w:ins>
    </w:p>
    <w:p w:rsidR="006076B7" w:rsidRPr="006076B7" w:rsidRDefault="006076B7" w:rsidP="006076B7">
      <w:pPr>
        <w:spacing w:after="120"/>
        <w:jc w:val="both"/>
        <w:rPr>
          <w:ins w:id="152" w:author="Heinze Thorsten" w:date="2019-03-08T18:57:00Z"/>
          <w:color w:val="auto"/>
          <w:szCs w:val="20"/>
          <w:lang w:eastAsia="ar-SA"/>
        </w:rPr>
      </w:pPr>
      <w:ins w:id="153" w:author="Heinze Thorsten" w:date="2019-03-08T18:57:00Z">
        <w:r w:rsidRPr="006076B7">
          <w:rPr>
            <w:color w:val="auto"/>
            <w:szCs w:val="20"/>
            <w:lang w:eastAsia="ar-SA"/>
          </w:rPr>
          <w:t>The type of transceiver shall be described in the EquipmentType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6076B7" w:rsidRPr="006076B7" w:rsidTr="00B6308C">
        <w:trPr>
          <w:tblHeader/>
          <w:jc w:val="center"/>
          <w:ins w:id="154" w:author="Heinze Thorsten" w:date="2019-03-08T18:57:00Z"/>
        </w:trPr>
        <w:tc>
          <w:tcPr>
            <w:tcW w:w="2780" w:type="dxa"/>
          </w:tcPr>
          <w:p w:rsidR="006076B7" w:rsidRPr="006076B7" w:rsidRDefault="006076B7" w:rsidP="006076B7">
            <w:pPr>
              <w:keepNext/>
              <w:keepLines/>
              <w:spacing w:before="200" w:after="120"/>
              <w:outlineLvl w:val="7"/>
              <w:rPr>
                <w:ins w:id="155" w:author="Heinze Thorsten" w:date="2019-03-08T18:57:00Z"/>
                <w:b/>
                <w:color w:val="auto"/>
                <w:szCs w:val="20"/>
              </w:rPr>
            </w:pPr>
            <w:ins w:id="156" w:author="Heinze Thorsten" w:date="2019-03-08T18:57:00Z">
              <w:r w:rsidRPr="006076B7">
                <w:rPr>
                  <w:b/>
                  <w:color w:val="auto"/>
                  <w:szCs w:val="20"/>
                </w:rPr>
                <w:t>Attribute Name in Core IM</w:t>
              </w:r>
            </w:ins>
          </w:p>
        </w:tc>
        <w:tc>
          <w:tcPr>
            <w:tcW w:w="5245" w:type="dxa"/>
          </w:tcPr>
          <w:p w:rsidR="006076B7" w:rsidRPr="006076B7" w:rsidRDefault="006076B7" w:rsidP="006076B7">
            <w:pPr>
              <w:keepNext/>
              <w:keepLines/>
              <w:spacing w:before="200" w:after="120"/>
              <w:outlineLvl w:val="7"/>
              <w:rPr>
                <w:ins w:id="157" w:author="Heinze Thorsten" w:date="2019-03-08T18:57:00Z"/>
                <w:b/>
                <w:color w:val="auto"/>
                <w:szCs w:val="20"/>
              </w:rPr>
            </w:pPr>
            <w:ins w:id="158" w:author="Heinze Thorsten" w:date="2019-03-08T18:57:00Z">
              <w:r w:rsidRPr="006076B7">
                <w:rPr>
                  <w:b/>
                  <w:color w:val="auto"/>
                  <w:szCs w:val="20"/>
                </w:rPr>
                <w:t>To be filled with following information from 802.3</w:t>
              </w:r>
            </w:ins>
          </w:p>
        </w:tc>
      </w:tr>
      <w:tr w:rsidR="006076B7" w:rsidRPr="006076B7" w:rsidTr="00B6308C">
        <w:trPr>
          <w:jc w:val="center"/>
          <w:ins w:id="159" w:author="Heinze Thorsten" w:date="2019-03-08T18:57:00Z"/>
        </w:trPr>
        <w:tc>
          <w:tcPr>
            <w:tcW w:w="2780" w:type="dxa"/>
          </w:tcPr>
          <w:p w:rsidR="006076B7" w:rsidRPr="006076B7" w:rsidRDefault="006076B7" w:rsidP="006076B7">
            <w:pPr>
              <w:spacing w:after="120"/>
              <w:jc w:val="both"/>
              <w:rPr>
                <w:ins w:id="160" w:author="Heinze Thorsten" w:date="2019-03-08T18:57:00Z"/>
                <w:color w:val="auto"/>
                <w:szCs w:val="20"/>
                <w:lang w:eastAsia="ar-SA"/>
              </w:rPr>
            </w:pPr>
            <w:ins w:id="161" w:author="Heinze Thorsten" w:date="2019-03-08T18:57:00Z">
              <w:r w:rsidRPr="006076B7">
                <w:rPr>
                  <w:color w:val="auto"/>
                  <w:szCs w:val="20"/>
                  <w:lang w:eastAsia="ar-SA"/>
                </w:rPr>
                <w:t>description</w:t>
              </w:r>
            </w:ins>
          </w:p>
        </w:tc>
        <w:tc>
          <w:tcPr>
            <w:tcW w:w="5245" w:type="dxa"/>
          </w:tcPr>
          <w:p w:rsidR="006076B7" w:rsidRPr="006076B7" w:rsidRDefault="006076B7" w:rsidP="006076B7">
            <w:pPr>
              <w:spacing w:after="120"/>
              <w:jc w:val="both"/>
              <w:rPr>
                <w:ins w:id="162" w:author="Heinze Thorsten" w:date="2019-03-08T18:57:00Z"/>
                <w:color w:val="auto"/>
                <w:szCs w:val="20"/>
                <w:lang w:eastAsia="ar-SA"/>
              </w:rPr>
            </w:pPr>
            <w:ins w:id="163" w:author="Heinze Thorsten" w:date="2019-03-08T18:57:00Z">
              <w:r w:rsidRPr="006076B7">
                <w:rPr>
                  <w:color w:val="auto"/>
                  <w:szCs w:val="20"/>
                  <w:lang w:eastAsia="ar-SA"/>
                </w:rPr>
                <w:t>Text describing the type of Equipment.</w:t>
              </w:r>
            </w:ins>
          </w:p>
          <w:p w:rsidR="006076B7" w:rsidRPr="006076B7" w:rsidRDefault="006076B7" w:rsidP="006076B7">
            <w:pPr>
              <w:spacing w:after="120"/>
              <w:jc w:val="both"/>
              <w:rPr>
                <w:ins w:id="164" w:author="Heinze Thorsten" w:date="2019-03-08T18:57:00Z"/>
                <w:color w:val="auto"/>
                <w:szCs w:val="20"/>
                <w:lang w:eastAsia="ar-SA"/>
              </w:rPr>
            </w:pPr>
            <w:ins w:id="165" w:author="Heinze Thorsten" w:date="2019-03-08T18:57:00Z">
              <w:r w:rsidRPr="006076B7">
                <w:rPr>
                  <w:color w:val="auto"/>
                  <w:szCs w:val="20"/>
                  <w:lang w:eastAsia="ar-SA"/>
                </w:rPr>
                <w:t>The following information shall be provided:</w:t>
              </w:r>
            </w:ins>
          </w:p>
          <w:p w:rsidR="006076B7" w:rsidRPr="006076B7" w:rsidRDefault="006076B7" w:rsidP="006076B7">
            <w:pPr>
              <w:spacing w:before="120" w:after="0"/>
              <w:ind w:left="425" w:hanging="357"/>
              <w:contextualSpacing/>
              <w:rPr>
                <w:ins w:id="166" w:author="Heinze Thorsten" w:date="2019-03-08T18:57:00Z"/>
                <w:color w:val="auto"/>
                <w:szCs w:val="24"/>
                <w:lang w:eastAsia="en-US"/>
              </w:rPr>
            </w:pPr>
            <w:ins w:id="167" w:author="Heinze Thorsten" w:date="2019-03-08T18:57:00Z">
              <w:r w:rsidRPr="006076B7">
                <w:rPr>
                  <w:color w:val="auto"/>
                  <w:szCs w:val="24"/>
                  <w:lang w:eastAsia="en-US"/>
                </w:rPr>
                <w:t>Highest PMD</w:t>
              </w:r>
            </w:ins>
          </w:p>
          <w:p w:rsidR="006076B7" w:rsidRPr="006076B7" w:rsidRDefault="006076B7" w:rsidP="006076B7">
            <w:pPr>
              <w:spacing w:before="120" w:after="0"/>
              <w:ind w:left="425" w:hanging="357"/>
              <w:contextualSpacing/>
              <w:rPr>
                <w:ins w:id="168" w:author="Heinze Thorsten" w:date="2019-03-08T18:57:00Z"/>
                <w:color w:val="auto"/>
                <w:szCs w:val="24"/>
                <w:lang w:eastAsia="en-US"/>
              </w:rPr>
            </w:pPr>
            <w:ins w:id="169" w:author="Heinze Thorsten" w:date="2019-03-08T18:57:00Z">
              <w:r w:rsidRPr="006076B7">
                <w:rPr>
                  <w:color w:val="auto"/>
                  <w:szCs w:val="24"/>
                  <w:lang w:eastAsia="en-US"/>
                </w:rPr>
                <w:t>MiiKindType</w:t>
              </w:r>
            </w:ins>
          </w:p>
          <w:p w:rsidR="006076B7" w:rsidRPr="006076B7" w:rsidRDefault="006076B7" w:rsidP="006076B7">
            <w:pPr>
              <w:spacing w:before="120" w:after="0"/>
              <w:ind w:left="425" w:hanging="357"/>
              <w:contextualSpacing/>
              <w:rPr>
                <w:ins w:id="170" w:author="Heinze Thorsten" w:date="2019-03-08T18:57:00Z"/>
                <w:color w:val="auto"/>
                <w:szCs w:val="24"/>
                <w:lang w:eastAsia="en-US"/>
              </w:rPr>
            </w:pPr>
            <w:ins w:id="171" w:author="Heinze Thorsten" w:date="2019-03-08T18:57:00Z">
              <w:r w:rsidRPr="006076B7">
                <w:rPr>
                  <w:color w:val="auto"/>
                  <w:szCs w:val="24"/>
                  <w:lang w:eastAsia="en-US"/>
                </w:rPr>
                <w:t>MdiKindType</w:t>
              </w:r>
            </w:ins>
          </w:p>
          <w:p w:rsidR="006076B7" w:rsidRPr="006076B7" w:rsidRDefault="006076B7" w:rsidP="006076B7">
            <w:pPr>
              <w:spacing w:after="120"/>
              <w:jc w:val="both"/>
              <w:rPr>
                <w:ins w:id="172" w:author="Heinze Thorsten" w:date="2019-03-08T18:57:00Z"/>
                <w:color w:val="auto"/>
                <w:szCs w:val="20"/>
                <w:lang w:eastAsia="ar-SA"/>
              </w:rPr>
            </w:pPr>
            <w:ins w:id="173" w:author="Heinze Thorsten" w:date="2019-03-08T18:57:00Z">
              <w:r w:rsidRPr="006076B7">
                <w:rPr>
                  <w:color w:val="auto"/>
                  <w:szCs w:val="20"/>
                  <w:lang w:eastAsia="ar-SA"/>
                </w:rPr>
                <w:t>All values shall be separated by “/”.</w:t>
              </w:r>
            </w:ins>
          </w:p>
          <w:p w:rsidR="006076B7" w:rsidRPr="006076B7" w:rsidRDefault="006076B7" w:rsidP="006076B7">
            <w:pPr>
              <w:spacing w:after="120"/>
              <w:jc w:val="both"/>
              <w:rPr>
                <w:ins w:id="174" w:author="Heinze Thorsten" w:date="2019-03-08T18:57:00Z"/>
                <w:color w:val="auto"/>
                <w:szCs w:val="20"/>
                <w:lang w:eastAsia="ar-SA"/>
              </w:rPr>
            </w:pPr>
            <w:ins w:id="175" w:author="Heinze Thorsten" w:date="2019-03-08T18:57:00Z">
              <w:r w:rsidRPr="006076B7">
                <w:rPr>
                  <w:color w:val="auto"/>
                  <w:szCs w:val="20"/>
                  <w:lang w:eastAsia="ar-SA"/>
                </w:rPr>
                <w:t>Example:</w:t>
              </w:r>
            </w:ins>
          </w:p>
          <w:p w:rsidR="006076B7" w:rsidRPr="006076B7" w:rsidRDefault="006076B7" w:rsidP="006076B7">
            <w:pPr>
              <w:spacing w:after="120"/>
              <w:jc w:val="both"/>
              <w:rPr>
                <w:ins w:id="176" w:author="Heinze Thorsten" w:date="2019-03-08T18:57:00Z"/>
                <w:color w:val="auto"/>
                <w:szCs w:val="20"/>
                <w:lang w:eastAsia="ar-SA"/>
              </w:rPr>
            </w:pPr>
            <w:ins w:id="177" w:author="Heinze Thorsten" w:date="2019-03-08T18:57:00Z">
              <w:r w:rsidRPr="006076B7">
                <w:rPr>
                  <w:color w:val="auto"/>
                  <w:szCs w:val="20"/>
                  <w:lang w:eastAsia="ar-SA"/>
                </w:rPr>
                <w:t>1000BASE-T/SOLDERED_CONNECTOR/RJ45</w:t>
              </w:r>
            </w:ins>
          </w:p>
        </w:tc>
      </w:tr>
      <w:tr w:rsidR="006076B7" w:rsidRPr="006076B7" w:rsidTr="00B6308C">
        <w:trPr>
          <w:jc w:val="center"/>
          <w:ins w:id="178" w:author="Heinze Thorsten" w:date="2019-03-08T18:57:00Z"/>
        </w:trPr>
        <w:tc>
          <w:tcPr>
            <w:tcW w:w="2780" w:type="dxa"/>
          </w:tcPr>
          <w:p w:rsidR="006076B7" w:rsidRPr="006076B7" w:rsidRDefault="006076B7" w:rsidP="006076B7">
            <w:pPr>
              <w:spacing w:after="120"/>
              <w:jc w:val="both"/>
              <w:rPr>
                <w:ins w:id="179" w:author="Heinze Thorsten" w:date="2019-03-08T18:57:00Z"/>
                <w:color w:val="auto"/>
                <w:szCs w:val="20"/>
                <w:lang w:eastAsia="ar-SA"/>
              </w:rPr>
            </w:pPr>
            <w:ins w:id="180" w:author="Heinze Thorsten" w:date="2019-03-08T18:57:00Z">
              <w:r w:rsidRPr="006076B7">
                <w:rPr>
                  <w:color w:val="auto"/>
                  <w:szCs w:val="20"/>
                  <w:lang w:eastAsia="ar-SA"/>
                </w:rPr>
                <w:lastRenderedPageBreak/>
                <w:t>modelIdentifier</w:t>
              </w:r>
            </w:ins>
          </w:p>
        </w:tc>
        <w:tc>
          <w:tcPr>
            <w:tcW w:w="5245" w:type="dxa"/>
          </w:tcPr>
          <w:p w:rsidR="006076B7" w:rsidRPr="006076B7" w:rsidRDefault="006076B7" w:rsidP="006076B7">
            <w:pPr>
              <w:spacing w:after="120"/>
              <w:jc w:val="both"/>
              <w:rPr>
                <w:ins w:id="181" w:author="Heinze Thorsten" w:date="2019-03-08T18:57:00Z"/>
                <w:color w:val="auto"/>
                <w:szCs w:val="20"/>
                <w:lang w:eastAsia="ar-SA"/>
              </w:rPr>
            </w:pPr>
            <w:ins w:id="182" w:author="Heinze Thorsten" w:date="2019-03-08T18:57:00Z">
              <w:r w:rsidRPr="006076B7">
                <w:rPr>
                  <w:color w:val="auto"/>
                  <w:szCs w:val="20"/>
                  <w:lang w:eastAsia="ar-SA"/>
                </w:rPr>
                <w:t>No entry</w:t>
              </w:r>
            </w:ins>
          </w:p>
        </w:tc>
      </w:tr>
      <w:tr w:rsidR="006076B7" w:rsidRPr="006076B7" w:rsidTr="00B6308C">
        <w:trPr>
          <w:jc w:val="center"/>
          <w:ins w:id="183" w:author="Heinze Thorsten" w:date="2019-03-08T18:57:00Z"/>
        </w:trPr>
        <w:tc>
          <w:tcPr>
            <w:tcW w:w="2780" w:type="dxa"/>
          </w:tcPr>
          <w:p w:rsidR="006076B7" w:rsidRPr="006076B7" w:rsidRDefault="006076B7" w:rsidP="006076B7">
            <w:pPr>
              <w:spacing w:after="120"/>
              <w:jc w:val="both"/>
              <w:rPr>
                <w:ins w:id="184" w:author="Heinze Thorsten" w:date="2019-03-08T18:57:00Z"/>
                <w:color w:val="auto"/>
                <w:szCs w:val="20"/>
                <w:lang w:eastAsia="ar-SA"/>
              </w:rPr>
            </w:pPr>
            <w:ins w:id="185" w:author="Heinze Thorsten" w:date="2019-03-08T18:57:00Z">
              <w:r w:rsidRPr="006076B7">
                <w:rPr>
                  <w:color w:val="auto"/>
                  <w:szCs w:val="20"/>
                  <w:lang w:eastAsia="ar-SA"/>
                </w:rPr>
                <w:t>partTypeIdentifier</w:t>
              </w:r>
            </w:ins>
          </w:p>
        </w:tc>
        <w:tc>
          <w:tcPr>
            <w:tcW w:w="5245" w:type="dxa"/>
          </w:tcPr>
          <w:p w:rsidR="006076B7" w:rsidRPr="006076B7" w:rsidRDefault="006076B7" w:rsidP="006076B7">
            <w:pPr>
              <w:spacing w:after="120"/>
              <w:jc w:val="both"/>
              <w:rPr>
                <w:ins w:id="186" w:author="Heinze Thorsten" w:date="2019-03-08T18:57:00Z"/>
                <w:color w:val="auto"/>
                <w:szCs w:val="20"/>
                <w:lang w:eastAsia="ar-SA"/>
              </w:rPr>
            </w:pPr>
            <w:ins w:id="187" w:author="Heinze Thorsten" w:date="2019-03-08T18:57:00Z">
              <w:r w:rsidRPr="006076B7">
                <w:rPr>
                  <w:color w:val="auto"/>
                  <w:szCs w:val="20"/>
                  <w:lang w:eastAsia="ar-SA"/>
                </w:rPr>
                <w:t>Uniquely identifies the transceiver in the vendor's product lists according to 802.3 22.2.4.3.1 PHY Identifier and also referenced in 45.2.1.13 PMA/PMD package identifier as six bit model number.</w:t>
              </w:r>
            </w:ins>
          </w:p>
        </w:tc>
      </w:tr>
      <w:tr w:rsidR="006076B7" w:rsidRPr="006076B7" w:rsidTr="00B6308C">
        <w:trPr>
          <w:jc w:val="center"/>
          <w:ins w:id="188" w:author="Heinze Thorsten" w:date="2019-03-08T18:57:00Z"/>
        </w:trPr>
        <w:tc>
          <w:tcPr>
            <w:tcW w:w="2780" w:type="dxa"/>
          </w:tcPr>
          <w:p w:rsidR="006076B7" w:rsidRPr="006076B7" w:rsidRDefault="006076B7" w:rsidP="006076B7">
            <w:pPr>
              <w:spacing w:after="120"/>
              <w:jc w:val="both"/>
              <w:rPr>
                <w:ins w:id="189" w:author="Heinze Thorsten" w:date="2019-03-08T18:57:00Z"/>
                <w:color w:val="auto"/>
                <w:szCs w:val="20"/>
                <w:lang w:eastAsia="ar-SA"/>
              </w:rPr>
            </w:pPr>
            <w:ins w:id="190" w:author="Heinze Thorsten" w:date="2019-03-08T18:57:00Z">
              <w:r w:rsidRPr="006076B7">
                <w:rPr>
                  <w:color w:val="auto"/>
                  <w:szCs w:val="20"/>
                  <w:lang w:eastAsia="ar-SA"/>
                </w:rPr>
                <w:t>typeName</w:t>
              </w:r>
            </w:ins>
          </w:p>
        </w:tc>
        <w:tc>
          <w:tcPr>
            <w:tcW w:w="5245" w:type="dxa"/>
          </w:tcPr>
          <w:p w:rsidR="006076B7" w:rsidRPr="006076B7" w:rsidRDefault="006076B7" w:rsidP="006076B7">
            <w:pPr>
              <w:spacing w:after="120"/>
              <w:jc w:val="both"/>
              <w:rPr>
                <w:ins w:id="191" w:author="Heinze Thorsten" w:date="2019-03-08T18:57:00Z"/>
                <w:color w:val="auto"/>
                <w:szCs w:val="20"/>
                <w:lang w:eastAsia="ar-SA"/>
              </w:rPr>
            </w:pPr>
            <w:ins w:id="192" w:author="Heinze Thorsten" w:date="2019-03-08T18:57:00Z">
              <w:r w:rsidRPr="006076B7">
                <w:rPr>
                  <w:color w:val="auto"/>
                  <w:szCs w:val="20"/>
                  <w:lang w:eastAsia="ar-SA"/>
                </w:rPr>
                <w:t>No entry</w:t>
              </w:r>
            </w:ins>
          </w:p>
        </w:tc>
      </w:tr>
      <w:tr w:rsidR="006076B7" w:rsidRPr="006076B7" w:rsidTr="00B6308C">
        <w:trPr>
          <w:jc w:val="center"/>
          <w:ins w:id="193" w:author="Heinze Thorsten" w:date="2019-03-08T18:57:00Z"/>
        </w:trPr>
        <w:tc>
          <w:tcPr>
            <w:tcW w:w="2780" w:type="dxa"/>
          </w:tcPr>
          <w:p w:rsidR="006076B7" w:rsidRPr="006076B7" w:rsidRDefault="006076B7" w:rsidP="006076B7">
            <w:pPr>
              <w:spacing w:after="120"/>
              <w:jc w:val="both"/>
              <w:rPr>
                <w:ins w:id="194" w:author="Heinze Thorsten" w:date="2019-03-08T18:57:00Z"/>
                <w:color w:val="auto"/>
                <w:szCs w:val="20"/>
                <w:lang w:eastAsia="ar-SA"/>
              </w:rPr>
            </w:pPr>
            <w:ins w:id="195" w:author="Heinze Thorsten" w:date="2019-03-08T18:57:00Z">
              <w:r w:rsidRPr="006076B7">
                <w:rPr>
                  <w:color w:val="auto"/>
                  <w:szCs w:val="20"/>
                  <w:lang w:eastAsia="ar-SA"/>
                </w:rPr>
                <w:t>version</w:t>
              </w:r>
            </w:ins>
          </w:p>
        </w:tc>
        <w:tc>
          <w:tcPr>
            <w:tcW w:w="5245" w:type="dxa"/>
          </w:tcPr>
          <w:p w:rsidR="006076B7" w:rsidRPr="006076B7" w:rsidRDefault="006076B7" w:rsidP="006076B7">
            <w:pPr>
              <w:spacing w:after="120"/>
              <w:jc w:val="both"/>
              <w:rPr>
                <w:ins w:id="196" w:author="Heinze Thorsten" w:date="2019-03-08T18:57:00Z"/>
                <w:color w:val="auto"/>
                <w:szCs w:val="20"/>
                <w:lang w:eastAsia="ar-SA"/>
              </w:rPr>
            </w:pPr>
            <w:ins w:id="197" w:author="Heinze Thorsten" w:date="2019-03-08T18:57:00Z">
              <w:r w:rsidRPr="006076B7">
                <w:rPr>
                  <w:color w:val="auto"/>
                  <w:szCs w:val="20"/>
                  <w:lang w:eastAsia="ar-SA"/>
                </w:rPr>
                <w:t>Identifies the revision number of the transceiver (3rd part of 802.3 ResourceTypeID) according to 802.3 22.2.4.3.1 PHY Identifier and also referenced in 45.2.1.13 PMA/PMD package identifier as four-bit revision number.</w:t>
              </w:r>
            </w:ins>
          </w:p>
        </w:tc>
      </w:tr>
    </w:tbl>
    <w:p w:rsidR="006076B7" w:rsidRPr="006076B7" w:rsidRDefault="006076B7" w:rsidP="006076B7">
      <w:pPr>
        <w:spacing w:before="120" w:after="240" w:line="360" w:lineRule="auto"/>
        <w:contextualSpacing/>
        <w:jc w:val="center"/>
        <w:rPr>
          <w:ins w:id="198" w:author="Heinze Thorsten" w:date="2019-03-08T18:57:00Z"/>
          <w:b/>
          <w:bCs/>
          <w:color w:val="auto"/>
          <w:szCs w:val="20"/>
          <w:lang w:eastAsia="ar-SA"/>
        </w:rPr>
      </w:pPr>
      <w:bookmarkStart w:id="199" w:name="_Toc2777052"/>
      <w:ins w:id="200"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2</w:t>
        </w:r>
        <w:r w:rsidRPr="006076B7">
          <w:rPr>
            <w:b/>
            <w:bCs/>
            <w:color w:val="auto"/>
            <w:szCs w:val="20"/>
            <w:lang w:eastAsia="ar-SA"/>
          </w:rPr>
          <w:fldChar w:fldCharType="end"/>
        </w:r>
        <w:r w:rsidRPr="006076B7">
          <w:rPr>
            <w:b/>
            <w:bCs/>
            <w:color w:val="auto"/>
            <w:szCs w:val="20"/>
            <w:lang w:eastAsia="ar-SA"/>
          </w:rPr>
          <w:t>: EquipmentType Class</w:t>
        </w:r>
        <w:bookmarkEnd w:id="199"/>
      </w:ins>
    </w:p>
    <w:p w:rsidR="006076B7" w:rsidRPr="006076B7" w:rsidRDefault="006076B7" w:rsidP="006076B7">
      <w:pPr>
        <w:spacing w:after="120"/>
        <w:jc w:val="both"/>
        <w:rPr>
          <w:ins w:id="201" w:author="Heinze Thorsten" w:date="2019-03-08T18:57:00Z"/>
          <w:color w:val="auto"/>
          <w:szCs w:val="20"/>
          <w:lang w:eastAsia="ar-SA"/>
        </w:rPr>
      </w:pPr>
      <w:ins w:id="202" w:author="Heinze Thorsten" w:date="2019-03-08T18:57:00Z">
        <w:r w:rsidRPr="006076B7">
          <w:rPr>
            <w:color w:val="auto"/>
            <w:szCs w:val="20"/>
            <w:lang w:eastAsia="ar-SA"/>
          </w:rPr>
          <w:t>The concrete item shall be identified with the values stated in the EquipmentInstance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6076B7" w:rsidRPr="006076B7" w:rsidTr="00B6308C">
        <w:trPr>
          <w:tblHeader/>
          <w:jc w:val="center"/>
          <w:ins w:id="203" w:author="Heinze Thorsten" w:date="2019-03-08T18:57:00Z"/>
        </w:trPr>
        <w:tc>
          <w:tcPr>
            <w:tcW w:w="2780" w:type="dxa"/>
          </w:tcPr>
          <w:p w:rsidR="006076B7" w:rsidRPr="006076B7" w:rsidRDefault="006076B7" w:rsidP="006076B7">
            <w:pPr>
              <w:keepNext/>
              <w:keepLines/>
              <w:spacing w:before="200" w:after="120"/>
              <w:outlineLvl w:val="7"/>
              <w:rPr>
                <w:ins w:id="204" w:author="Heinze Thorsten" w:date="2019-03-08T18:57:00Z"/>
                <w:b/>
                <w:color w:val="auto"/>
                <w:szCs w:val="20"/>
              </w:rPr>
            </w:pPr>
            <w:ins w:id="205" w:author="Heinze Thorsten" w:date="2019-03-08T18:57:00Z">
              <w:r w:rsidRPr="006076B7">
                <w:rPr>
                  <w:b/>
                  <w:color w:val="auto"/>
                  <w:szCs w:val="20"/>
                </w:rPr>
                <w:t>Attribute Name in Core IM</w:t>
              </w:r>
            </w:ins>
          </w:p>
        </w:tc>
        <w:tc>
          <w:tcPr>
            <w:tcW w:w="5245" w:type="dxa"/>
          </w:tcPr>
          <w:p w:rsidR="006076B7" w:rsidRPr="006076B7" w:rsidRDefault="006076B7" w:rsidP="006076B7">
            <w:pPr>
              <w:keepNext/>
              <w:keepLines/>
              <w:spacing w:before="200" w:after="120"/>
              <w:outlineLvl w:val="7"/>
              <w:rPr>
                <w:ins w:id="206" w:author="Heinze Thorsten" w:date="2019-03-08T18:57:00Z"/>
                <w:b/>
                <w:color w:val="auto"/>
                <w:szCs w:val="20"/>
              </w:rPr>
            </w:pPr>
            <w:ins w:id="207" w:author="Heinze Thorsten" w:date="2019-03-08T18:57:00Z">
              <w:r w:rsidRPr="006076B7">
                <w:rPr>
                  <w:b/>
                  <w:color w:val="auto"/>
                  <w:szCs w:val="20"/>
                </w:rPr>
                <w:t>To be filled with</w:t>
              </w:r>
            </w:ins>
          </w:p>
        </w:tc>
      </w:tr>
      <w:tr w:rsidR="006076B7" w:rsidRPr="006076B7" w:rsidTr="00B6308C">
        <w:trPr>
          <w:jc w:val="center"/>
          <w:ins w:id="208" w:author="Heinze Thorsten" w:date="2019-03-08T18:57:00Z"/>
        </w:trPr>
        <w:tc>
          <w:tcPr>
            <w:tcW w:w="2780" w:type="dxa"/>
          </w:tcPr>
          <w:p w:rsidR="006076B7" w:rsidRPr="006076B7" w:rsidRDefault="006076B7" w:rsidP="006076B7">
            <w:pPr>
              <w:spacing w:after="120"/>
              <w:jc w:val="both"/>
              <w:rPr>
                <w:ins w:id="209" w:author="Heinze Thorsten" w:date="2019-03-08T18:57:00Z"/>
                <w:color w:val="auto"/>
                <w:szCs w:val="20"/>
                <w:lang w:eastAsia="ar-SA"/>
              </w:rPr>
            </w:pPr>
            <w:ins w:id="210" w:author="Heinze Thorsten" w:date="2019-03-08T18:57:00Z">
              <w:r w:rsidRPr="006076B7">
                <w:rPr>
                  <w:color w:val="auto"/>
                  <w:szCs w:val="20"/>
                  <w:lang w:eastAsia="ar-SA"/>
                </w:rPr>
                <w:t>manufactureDate</w:t>
              </w:r>
            </w:ins>
          </w:p>
        </w:tc>
        <w:tc>
          <w:tcPr>
            <w:tcW w:w="5245" w:type="dxa"/>
          </w:tcPr>
          <w:p w:rsidR="006076B7" w:rsidRPr="006076B7" w:rsidRDefault="006076B7" w:rsidP="006076B7">
            <w:pPr>
              <w:spacing w:after="120"/>
              <w:jc w:val="both"/>
              <w:rPr>
                <w:ins w:id="211" w:author="Heinze Thorsten" w:date="2019-03-08T18:57:00Z"/>
                <w:color w:val="auto"/>
                <w:szCs w:val="20"/>
                <w:lang w:eastAsia="ar-SA"/>
              </w:rPr>
            </w:pPr>
            <w:ins w:id="212" w:author="Heinze Thorsten" w:date="2019-03-08T18:57:00Z">
              <w:r w:rsidRPr="006076B7">
                <w:rPr>
                  <w:color w:val="auto"/>
                  <w:szCs w:val="20"/>
                  <w:lang w:eastAsia="ar-SA"/>
                </w:rPr>
                <w:t>Vendor's date code for the transceiver.</w:t>
              </w:r>
            </w:ins>
          </w:p>
        </w:tc>
      </w:tr>
      <w:tr w:rsidR="006076B7" w:rsidRPr="006076B7" w:rsidTr="00B6308C">
        <w:trPr>
          <w:jc w:val="center"/>
          <w:ins w:id="213" w:author="Heinze Thorsten" w:date="2019-03-08T18:57:00Z"/>
        </w:trPr>
        <w:tc>
          <w:tcPr>
            <w:tcW w:w="2780" w:type="dxa"/>
          </w:tcPr>
          <w:p w:rsidR="006076B7" w:rsidRPr="006076B7" w:rsidRDefault="006076B7" w:rsidP="006076B7">
            <w:pPr>
              <w:spacing w:after="120"/>
              <w:jc w:val="both"/>
              <w:rPr>
                <w:ins w:id="214" w:author="Heinze Thorsten" w:date="2019-03-08T18:57:00Z"/>
                <w:color w:val="auto"/>
                <w:szCs w:val="20"/>
                <w:lang w:eastAsia="ar-SA"/>
              </w:rPr>
            </w:pPr>
            <w:ins w:id="215" w:author="Heinze Thorsten" w:date="2019-03-08T18:57:00Z">
              <w:r w:rsidRPr="006076B7">
                <w:rPr>
                  <w:color w:val="auto"/>
                  <w:szCs w:val="20"/>
                  <w:lang w:eastAsia="ar-SA"/>
                </w:rPr>
                <w:t>serialNumber</w:t>
              </w:r>
            </w:ins>
          </w:p>
        </w:tc>
        <w:tc>
          <w:tcPr>
            <w:tcW w:w="5245" w:type="dxa"/>
          </w:tcPr>
          <w:p w:rsidR="006076B7" w:rsidRPr="006076B7" w:rsidRDefault="006076B7" w:rsidP="006076B7">
            <w:pPr>
              <w:spacing w:after="120"/>
              <w:jc w:val="both"/>
              <w:rPr>
                <w:ins w:id="216" w:author="Heinze Thorsten" w:date="2019-03-08T18:57:00Z"/>
                <w:color w:val="auto"/>
                <w:szCs w:val="20"/>
                <w:lang w:eastAsia="ar-SA"/>
              </w:rPr>
            </w:pPr>
            <w:ins w:id="217" w:author="Heinze Thorsten" w:date="2019-03-08T18:57:00Z">
              <w:r w:rsidRPr="006076B7">
                <w:rPr>
                  <w:color w:val="auto"/>
                  <w:szCs w:val="20"/>
                  <w:lang w:eastAsia="ar-SA"/>
                </w:rPr>
                <w:t>Vendor's serial number for the transceiver (0 = not applicable).</w:t>
              </w:r>
            </w:ins>
          </w:p>
        </w:tc>
      </w:tr>
      <w:tr w:rsidR="006076B7" w:rsidRPr="006076B7" w:rsidTr="00B6308C">
        <w:trPr>
          <w:jc w:val="center"/>
          <w:ins w:id="218" w:author="Heinze Thorsten" w:date="2019-03-08T18:57:00Z"/>
        </w:trPr>
        <w:tc>
          <w:tcPr>
            <w:tcW w:w="2780" w:type="dxa"/>
          </w:tcPr>
          <w:p w:rsidR="006076B7" w:rsidRPr="006076B7" w:rsidRDefault="006076B7" w:rsidP="006076B7">
            <w:pPr>
              <w:spacing w:after="120"/>
              <w:jc w:val="both"/>
              <w:rPr>
                <w:ins w:id="219" w:author="Heinze Thorsten" w:date="2019-03-08T18:57:00Z"/>
                <w:color w:val="auto"/>
                <w:szCs w:val="20"/>
                <w:lang w:eastAsia="ar-SA"/>
              </w:rPr>
            </w:pPr>
            <w:ins w:id="220" w:author="Heinze Thorsten" w:date="2019-03-08T18:57:00Z">
              <w:r w:rsidRPr="006076B7">
                <w:rPr>
                  <w:color w:val="auto"/>
                  <w:szCs w:val="20"/>
                  <w:lang w:eastAsia="ar-SA"/>
                </w:rPr>
                <w:t>assetInstanceIdentifier</w:t>
              </w:r>
            </w:ins>
          </w:p>
        </w:tc>
        <w:tc>
          <w:tcPr>
            <w:tcW w:w="5245" w:type="dxa"/>
          </w:tcPr>
          <w:p w:rsidR="006076B7" w:rsidRPr="006076B7" w:rsidRDefault="006076B7" w:rsidP="006076B7">
            <w:pPr>
              <w:spacing w:after="120"/>
              <w:jc w:val="both"/>
              <w:rPr>
                <w:ins w:id="221" w:author="Heinze Thorsten" w:date="2019-03-08T18:57:00Z"/>
                <w:color w:val="auto"/>
                <w:szCs w:val="20"/>
                <w:lang w:eastAsia="ar-SA"/>
              </w:rPr>
            </w:pPr>
            <w:ins w:id="222" w:author="Heinze Thorsten" w:date="2019-03-08T18:57:00Z">
              <w:r w:rsidRPr="006076B7">
                <w:rPr>
                  <w:color w:val="auto"/>
                  <w:szCs w:val="20"/>
                  <w:lang w:eastAsia="ar-SA"/>
                </w:rPr>
                <w:t>This attribute represents the asset identifier of this instance from the manufacturer's perspective.</w:t>
              </w:r>
            </w:ins>
          </w:p>
        </w:tc>
      </w:tr>
    </w:tbl>
    <w:p w:rsidR="006076B7" w:rsidRPr="006076B7" w:rsidRDefault="006076B7" w:rsidP="006076B7">
      <w:pPr>
        <w:spacing w:before="120" w:after="240" w:line="360" w:lineRule="auto"/>
        <w:contextualSpacing/>
        <w:jc w:val="center"/>
        <w:rPr>
          <w:ins w:id="223" w:author="Heinze Thorsten" w:date="2019-03-08T18:57:00Z"/>
          <w:b/>
          <w:bCs/>
          <w:color w:val="auto"/>
          <w:szCs w:val="20"/>
          <w:lang w:eastAsia="ar-SA"/>
        </w:rPr>
      </w:pPr>
      <w:bookmarkStart w:id="224" w:name="_Toc2777053"/>
      <w:ins w:id="225"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3</w:t>
        </w:r>
        <w:r w:rsidRPr="006076B7">
          <w:rPr>
            <w:b/>
            <w:bCs/>
            <w:color w:val="auto"/>
            <w:szCs w:val="20"/>
            <w:lang w:eastAsia="ar-SA"/>
          </w:rPr>
          <w:fldChar w:fldCharType="end"/>
        </w:r>
        <w:r w:rsidRPr="006076B7">
          <w:rPr>
            <w:b/>
            <w:bCs/>
            <w:color w:val="auto"/>
            <w:szCs w:val="20"/>
            <w:lang w:eastAsia="ar-SA"/>
          </w:rPr>
          <w:t>: EquipmentInstance Class</w:t>
        </w:r>
        <w:bookmarkEnd w:id="224"/>
      </w:ins>
    </w:p>
    <w:p w:rsidR="006076B7" w:rsidRPr="006076B7" w:rsidRDefault="006076B7" w:rsidP="006076B7">
      <w:pPr>
        <w:rPr>
          <w:ins w:id="226" w:author="Heinze Thorsten" w:date="2019-03-08T18:57:00Z"/>
        </w:rPr>
      </w:pPr>
      <w:ins w:id="227" w:author="Heinze Thorsten" w:date="2019-03-08T18:57:00Z">
        <w:r w:rsidRPr="006076B7">
          <w:rPr>
            <w:lang w:eastAsia="ar-SA"/>
          </w:rPr>
          <w:t xml:space="preserve">The current temperature of the </w:t>
        </w:r>
        <w:r w:rsidRPr="006076B7">
          <w:t>transceiver shall be read from the PhysicalProperties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6076B7" w:rsidRPr="006076B7" w:rsidTr="00B6308C">
        <w:trPr>
          <w:tblHeader/>
          <w:jc w:val="center"/>
          <w:ins w:id="228" w:author="Heinze Thorsten" w:date="2019-03-08T18:57:00Z"/>
        </w:trPr>
        <w:tc>
          <w:tcPr>
            <w:tcW w:w="2780" w:type="dxa"/>
          </w:tcPr>
          <w:p w:rsidR="006076B7" w:rsidRPr="006076B7" w:rsidRDefault="006076B7" w:rsidP="006076B7">
            <w:pPr>
              <w:keepNext/>
              <w:keepLines/>
              <w:spacing w:before="200" w:after="120"/>
              <w:outlineLvl w:val="7"/>
              <w:rPr>
                <w:ins w:id="229" w:author="Heinze Thorsten" w:date="2019-03-08T18:57:00Z"/>
                <w:b/>
                <w:color w:val="auto"/>
                <w:szCs w:val="20"/>
              </w:rPr>
            </w:pPr>
            <w:ins w:id="230" w:author="Heinze Thorsten" w:date="2019-03-08T18:57:00Z">
              <w:r w:rsidRPr="006076B7">
                <w:rPr>
                  <w:b/>
                  <w:color w:val="auto"/>
                  <w:szCs w:val="20"/>
                </w:rPr>
                <w:t>Attribute Name in Core IM</w:t>
              </w:r>
            </w:ins>
          </w:p>
        </w:tc>
        <w:tc>
          <w:tcPr>
            <w:tcW w:w="5245" w:type="dxa"/>
          </w:tcPr>
          <w:p w:rsidR="006076B7" w:rsidRPr="006076B7" w:rsidRDefault="006076B7" w:rsidP="006076B7">
            <w:pPr>
              <w:keepNext/>
              <w:keepLines/>
              <w:spacing w:before="200" w:after="120"/>
              <w:outlineLvl w:val="7"/>
              <w:rPr>
                <w:ins w:id="231" w:author="Heinze Thorsten" w:date="2019-03-08T18:57:00Z"/>
                <w:b/>
                <w:color w:val="auto"/>
                <w:szCs w:val="20"/>
              </w:rPr>
            </w:pPr>
            <w:ins w:id="232" w:author="Heinze Thorsten" w:date="2019-03-08T18:57:00Z">
              <w:r w:rsidRPr="006076B7">
                <w:rPr>
                  <w:b/>
                  <w:color w:val="auto"/>
                  <w:szCs w:val="20"/>
                </w:rPr>
                <w:t>To be filled with</w:t>
              </w:r>
            </w:ins>
          </w:p>
        </w:tc>
      </w:tr>
      <w:tr w:rsidR="006076B7" w:rsidRPr="006076B7" w:rsidTr="00B6308C">
        <w:trPr>
          <w:jc w:val="center"/>
          <w:ins w:id="233" w:author="Heinze Thorsten" w:date="2019-03-08T18:57:00Z"/>
        </w:trPr>
        <w:tc>
          <w:tcPr>
            <w:tcW w:w="2780" w:type="dxa"/>
          </w:tcPr>
          <w:p w:rsidR="006076B7" w:rsidRPr="006076B7" w:rsidRDefault="006076B7" w:rsidP="006076B7">
            <w:pPr>
              <w:spacing w:after="120"/>
              <w:jc w:val="both"/>
              <w:rPr>
                <w:ins w:id="234" w:author="Heinze Thorsten" w:date="2019-03-08T18:57:00Z"/>
                <w:color w:val="auto"/>
                <w:szCs w:val="20"/>
                <w:lang w:eastAsia="ar-SA"/>
              </w:rPr>
            </w:pPr>
            <w:ins w:id="235" w:author="Heinze Thorsten" w:date="2019-03-08T18:57:00Z">
              <w:r w:rsidRPr="006076B7">
                <w:rPr>
                  <w:color w:val="auto"/>
                  <w:szCs w:val="20"/>
                  <w:lang w:eastAsia="ar-SA"/>
                </w:rPr>
                <w:t>temperature</w:t>
              </w:r>
            </w:ins>
          </w:p>
        </w:tc>
        <w:tc>
          <w:tcPr>
            <w:tcW w:w="5245" w:type="dxa"/>
          </w:tcPr>
          <w:p w:rsidR="006076B7" w:rsidRPr="006076B7" w:rsidRDefault="006076B7" w:rsidP="006076B7">
            <w:pPr>
              <w:keepNext/>
              <w:spacing w:after="120"/>
              <w:jc w:val="both"/>
              <w:rPr>
                <w:ins w:id="236" w:author="Heinze Thorsten" w:date="2019-03-08T18:57:00Z"/>
                <w:color w:val="auto"/>
                <w:szCs w:val="20"/>
                <w:lang w:eastAsia="ar-SA"/>
              </w:rPr>
            </w:pPr>
            <w:ins w:id="237" w:author="Heinze Thorsten" w:date="2019-03-08T18:57:00Z">
              <w:r w:rsidRPr="006076B7">
                <w:rPr>
                  <w:color w:val="auto"/>
                  <w:szCs w:val="20"/>
                  <w:lang w:eastAsia="ar-SA"/>
                </w:rPr>
                <w:t>Current temperature (in degree Celsius) inside the transceiver.</w:t>
              </w:r>
            </w:ins>
          </w:p>
        </w:tc>
      </w:tr>
    </w:tbl>
    <w:p w:rsidR="006076B7" w:rsidRPr="006076B7" w:rsidRDefault="006076B7" w:rsidP="006076B7">
      <w:pPr>
        <w:spacing w:before="120" w:after="240" w:line="360" w:lineRule="auto"/>
        <w:contextualSpacing/>
        <w:jc w:val="center"/>
        <w:rPr>
          <w:ins w:id="238" w:author="Heinze Thorsten" w:date="2019-03-08T18:57:00Z"/>
          <w:b/>
          <w:bCs/>
          <w:color w:val="auto"/>
          <w:szCs w:val="20"/>
          <w:lang w:eastAsia="ar-SA"/>
        </w:rPr>
      </w:pPr>
      <w:bookmarkStart w:id="239" w:name="_Toc2777054"/>
      <w:ins w:id="240"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4</w:t>
        </w:r>
        <w:r w:rsidRPr="006076B7">
          <w:rPr>
            <w:b/>
            <w:bCs/>
            <w:color w:val="auto"/>
            <w:szCs w:val="20"/>
            <w:lang w:eastAsia="ar-SA"/>
          </w:rPr>
          <w:fldChar w:fldCharType="end"/>
        </w:r>
        <w:r w:rsidRPr="006076B7">
          <w:rPr>
            <w:b/>
            <w:bCs/>
            <w:color w:val="auto"/>
            <w:szCs w:val="20"/>
            <w:lang w:eastAsia="ar-SA"/>
          </w:rPr>
          <w:t>: PhysicalProperties Class</w:t>
        </w:r>
        <w:bookmarkEnd w:id="239"/>
      </w:ins>
    </w:p>
    <w:p w:rsidR="006076B7" w:rsidRPr="006076B7" w:rsidRDefault="006076B7" w:rsidP="006076B7">
      <w:pPr>
        <w:keepNext/>
        <w:keepLines/>
        <w:numPr>
          <w:ilvl w:val="2"/>
          <w:numId w:val="22"/>
        </w:numPr>
        <w:spacing w:before="200" w:after="120"/>
        <w:outlineLvl w:val="2"/>
        <w:rPr>
          <w:ins w:id="241" w:author="Heinze Thorsten" w:date="2019-03-08T18:57:00Z"/>
          <w:b/>
          <w:bCs/>
          <w:sz w:val="24"/>
          <w:szCs w:val="20"/>
        </w:rPr>
      </w:pPr>
      <w:bookmarkStart w:id="242" w:name="_Toc2777023"/>
      <w:ins w:id="243" w:author="Heinze Thorsten" w:date="2019-03-08T18:57:00Z">
        <w:r w:rsidRPr="006076B7">
          <w:rPr>
            <w:b/>
            <w:bCs/>
            <w:sz w:val="24"/>
            <w:szCs w:val="20"/>
          </w:rPr>
          <w:t>Expected</w:t>
        </w:r>
        <w:bookmarkEnd w:id="242"/>
        <w:r w:rsidRPr="006076B7">
          <w:rPr>
            <w:b/>
            <w:bCs/>
            <w:sz w:val="24"/>
            <w:szCs w:val="20"/>
          </w:rPr>
          <w:t>Equipment</w:t>
        </w:r>
      </w:ins>
    </w:p>
    <w:p w:rsidR="006076B7" w:rsidRPr="006076B7" w:rsidRDefault="006076B7" w:rsidP="006076B7">
      <w:pPr>
        <w:spacing w:after="120"/>
        <w:jc w:val="both"/>
        <w:rPr>
          <w:ins w:id="244" w:author="Heinze Thorsten" w:date="2019-03-08T18:57:00Z"/>
          <w:color w:val="auto"/>
          <w:szCs w:val="20"/>
          <w:lang w:eastAsia="ar-SA"/>
        </w:rPr>
      </w:pPr>
      <w:ins w:id="245" w:author="Heinze Thorsten" w:date="2019-03-08T18:57:00Z">
        <w:r w:rsidRPr="006076B7">
          <w:rPr>
            <w:color w:val="auto"/>
            <w:szCs w:val="20"/>
            <w:lang w:eastAsia="ar-SA"/>
          </w:rPr>
          <w:t>The Capability class of the WireInteface_Pac holds information, which is specific to the type of transceiver. Because the attributes of the Capability class are invariant, the wireInteface_Pac cannot be instantiated before an expected equipment has been defined.</w:t>
        </w:r>
      </w:ins>
    </w:p>
    <w:p w:rsidR="006076B7" w:rsidRPr="006076B7" w:rsidRDefault="006076B7" w:rsidP="006076B7">
      <w:pPr>
        <w:spacing w:after="120"/>
        <w:jc w:val="both"/>
        <w:rPr>
          <w:ins w:id="246" w:author="Heinze Thorsten" w:date="2019-03-08T18:57:00Z"/>
          <w:color w:val="auto"/>
          <w:szCs w:val="20"/>
          <w:lang w:eastAsia="ar-SA"/>
        </w:rPr>
      </w:pPr>
      <w:ins w:id="247" w:author="Heinze Thorsten" w:date="2019-03-08T18:57:00Z">
        <w:r w:rsidRPr="006076B7">
          <w:rPr>
            <w:color w:val="auto"/>
            <w:szCs w:val="20"/>
            <w:lang w:eastAsia="ar-SA"/>
          </w:rPr>
          <w:t>The actually operative transceiver might break. In this situation, the instance of the wireInterface_Pac shall continue existing.</w:t>
        </w:r>
      </w:ins>
    </w:p>
    <w:p w:rsidR="006076B7" w:rsidRPr="006076B7" w:rsidRDefault="006076B7" w:rsidP="006076B7">
      <w:pPr>
        <w:spacing w:after="120"/>
        <w:jc w:val="both"/>
        <w:rPr>
          <w:ins w:id="248" w:author="Heinze Thorsten" w:date="2019-03-08T18:57:00Z"/>
          <w:color w:val="auto"/>
          <w:szCs w:val="20"/>
          <w:lang w:eastAsia="ar-SA"/>
        </w:rPr>
      </w:pPr>
      <w:ins w:id="249" w:author="Heinze Thorsten" w:date="2019-03-08T18:57:00Z">
        <w:r w:rsidRPr="006076B7">
          <w:rPr>
            <w:color w:val="auto"/>
            <w:szCs w:val="20"/>
            <w:lang w:eastAsia="ar-SA"/>
          </w:rPr>
          <w:t>If the expected equipment would also specify attributes like manufactureDate or serialNumber, it would outdate with a hardware replacement.</w:t>
        </w:r>
      </w:ins>
    </w:p>
    <w:p w:rsidR="006076B7" w:rsidRPr="006076B7" w:rsidRDefault="006076B7" w:rsidP="006076B7">
      <w:pPr>
        <w:spacing w:after="120"/>
        <w:jc w:val="both"/>
        <w:rPr>
          <w:ins w:id="250" w:author="Heinze Thorsten" w:date="2019-03-08T18:57:00Z"/>
          <w:color w:val="auto"/>
          <w:szCs w:val="20"/>
          <w:lang w:eastAsia="ar-SA"/>
        </w:rPr>
      </w:pPr>
      <w:ins w:id="251" w:author="Heinze Thorsten" w:date="2019-03-08T18:57:00Z">
        <w:r w:rsidRPr="006076B7">
          <w:rPr>
            <w:color w:val="auto"/>
            <w:szCs w:val="20"/>
            <w:lang w:eastAsia="ar-SA"/>
          </w:rPr>
          <w:t>This means:</w:t>
        </w:r>
      </w:ins>
    </w:p>
    <w:p w:rsidR="006076B7" w:rsidRPr="006076B7" w:rsidRDefault="006076B7" w:rsidP="006076B7">
      <w:pPr>
        <w:spacing w:before="120" w:after="0"/>
        <w:ind w:left="425" w:hanging="357"/>
        <w:contextualSpacing/>
        <w:rPr>
          <w:ins w:id="252" w:author="Heinze Thorsten" w:date="2019-03-08T18:57:00Z"/>
          <w:color w:val="auto"/>
          <w:szCs w:val="24"/>
          <w:lang w:eastAsia="en-US"/>
        </w:rPr>
      </w:pPr>
      <w:ins w:id="253" w:author="Heinze Thorsten" w:date="2019-03-08T18:57:00Z">
        <w:r w:rsidRPr="006076B7">
          <w:rPr>
            <w:color w:val="auto"/>
            <w:szCs w:val="24"/>
            <w:lang w:eastAsia="en-US"/>
          </w:rPr>
          <w:t>On one hand, the expected equipment has to hold sufficient information for unambiguously determining the Capability information, respectively assuring compatibility of all attributes of the WireInteface_Pac.</w:t>
        </w:r>
      </w:ins>
    </w:p>
    <w:p w:rsidR="006076B7" w:rsidRPr="006076B7" w:rsidRDefault="006076B7" w:rsidP="006076B7">
      <w:pPr>
        <w:spacing w:before="120" w:after="0"/>
        <w:ind w:left="425" w:hanging="357"/>
        <w:contextualSpacing/>
        <w:rPr>
          <w:ins w:id="254" w:author="Heinze Thorsten" w:date="2019-03-08T18:57:00Z"/>
          <w:color w:val="auto"/>
          <w:szCs w:val="24"/>
          <w:lang w:eastAsia="en-US"/>
        </w:rPr>
      </w:pPr>
      <w:ins w:id="255" w:author="Heinze Thorsten" w:date="2019-03-08T18:57:00Z">
        <w:r w:rsidRPr="006076B7">
          <w:rPr>
            <w:color w:val="auto"/>
            <w:szCs w:val="24"/>
            <w:lang w:eastAsia="en-US"/>
          </w:rPr>
          <w:t>On the other hand, the information given should be as little as possible to allow flexibly replacing broken hardware.</w:t>
        </w:r>
      </w:ins>
    </w:p>
    <w:p w:rsidR="006076B7" w:rsidRPr="006076B7" w:rsidRDefault="006076B7" w:rsidP="006076B7">
      <w:pPr>
        <w:spacing w:after="120"/>
        <w:jc w:val="both"/>
        <w:rPr>
          <w:ins w:id="256" w:author="Heinze Thorsten" w:date="2019-03-08T18:57:00Z"/>
          <w:color w:val="auto"/>
          <w:szCs w:val="20"/>
          <w:lang w:eastAsia="ar-SA"/>
        </w:rPr>
      </w:pPr>
    </w:p>
    <w:p w:rsidR="006076B7" w:rsidRPr="006076B7" w:rsidRDefault="006076B7" w:rsidP="006076B7">
      <w:pPr>
        <w:spacing w:after="120"/>
        <w:jc w:val="both"/>
        <w:rPr>
          <w:ins w:id="257" w:author="Heinze Thorsten" w:date="2019-03-08T18:57:00Z"/>
          <w:color w:val="auto"/>
          <w:szCs w:val="20"/>
          <w:lang w:eastAsia="ar-SA"/>
        </w:rPr>
      </w:pPr>
      <w:ins w:id="258" w:author="Heinze Thorsten" w:date="2019-03-08T18:57:00Z">
        <w:r w:rsidRPr="006076B7">
          <w:rPr>
            <w:color w:val="auto"/>
            <w:szCs w:val="20"/>
            <w:lang w:eastAsia="ar-SA"/>
          </w:rPr>
          <w:t>Deeper considerations showed that these targets cannot be covered by a single set of values.</w:t>
        </w:r>
      </w:ins>
    </w:p>
    <w:p w:rsidR="006076B7" w:rsidRPr="006076B7" w:rsidRDefault="006076B7" w:rsidP="006076B7">
      <w:pPr>
        <w:spacing w:after="120"/>
        <w:jc w:val="both"/>
        <w:rPr>
          <w:ins w:id="259" w:author="Heinze Thorsten" w:date="2019-03-08T18:57:00Z"/>
          <w:color w:val="auto"/>
          <w:szCs w:val="20"/>
          <w:lang w:eastAsia="ar-SA"/>
        </w:rPr>
      </w:pPr>
      <w:ins w:id="260" w:author="Heinze Thorsten" w:date="2019-03-08T18:57:00Z">
        <w:r w:rsidRPr="006076B7">
          <w:rPr>
            <w:color w:val="auto"/>
            <w:szCs w:val="20"/>
            <w:lang w:eastAsia="ar-SA"/>
          </w:rPr>
          <w:lastRenderedPageBreak/>
          <w:t>A list of approved SFP types has to be pre-configurable.</w:t>
        </w:r>
      </w:ins>
    </w:p>
    <w:p w:rsidR="006076B7" w:rsidRPr="006076B7" w:rsidRDefault="006076B7" w:rsidP="006076B7">
      <w:pPr>
        <w:spacing w:after="120"/>
        <w:jc w:val="both"/>
        <w:rPr>
          <w:ins w:id="261" w:author="Heinze Thorsten" w:date="2019-03-08T18:57:00Z"/>
          <w:color w:val="auto"/>
          <w:szCs w:val="20"/>
          <w:lang w:eastAsia="ar-SA"/>
        </w:rPr>
      </w:pPr>
    </w:p>
    <w:p w:rsidR="006076B7" w:rsidRPr="006076B7" w:rsidRDefault="006076B7" w:rsidP="006076B7">
      <w:pPr>
        <w:spacing w:after="120"/>
        <w:jc w:val="both"/>
        <w:rPr>
          <w:ins w:id="262" w:author="Heinze Thorsten" w:date="2019-03-08T18:57:00Z"/>
          <w:color w:val="auto"/>
          <w:szCs w:val="20"/>
          <w:lang w:eastAsia="ar-SA"/>
        </w:rPr>
      </w:pPr>
      <w:ins w:id="263" w:author="Heinze Thorsten" w:date="2019-03-08T18:57:00Z">
        <w:r w:rsidRPr="006076B7">
          <w:rPr>
            <w:color w:val="auto"/>
            <w:szCs w:val="20"/>
            <w:lang w:eastAsia="ar-SA"/>
          </w:rPr>
          <w:t>An additional attribute shall be added to the ExpectedEquipment class for this purpose. This additional attribute shall allow referencing technology specific extensions to the ExpectedEquipment class.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3"/>
      </w:tblGrid>
      <w:tr w:rsidR="006076B7" w:rsidRPr="006076B7" w:rsidTr="00B6308C">
        <w:trPr>
          <w:tblHeader/>
          <w:jc w:val="center"/>
          <w:ins w:id="264" w:author="Heinze Thorsten" w:date="2019-03-08T18:57:00Z"/>
        </w:trPr>
        <w:tc>
          <w:tcPr>
            <w:tcW w:w="7933" w:type="dxa"/>
          </w:tcPr>
          <w:p w:rsidR="006076B7" w:rsidRPr="006076B7" w:rsidRDefault="006076B7" w:rsidP="006076B7">
            <w:pPr>
              <w:keepNext/>
              <w:keepLines/>
              <w:spacing w:before="200" w:after="120"/>
              <w:outlineLvl w:val="7"/>
              <w:rPr>
                <w:ins w:id="265" w:author="Heinze Thorsten" w:date="2019-03-08T18:57:00Z"/>
                <w:b/>
                <w:color w:val="auto"/>
                <w:szCs w:val="20"/>
              </w:rPr>
            </w:pPr>
            <w:ins w:id="266" w:author="Heinze Thorsten" w:date="2019-03-08T18:57:00Z">
              <w:r w:rsidRPr="006076B7">
                <w:rPr>
                  <w:b/>
                  <w:color w:val="auto"/>
                  <w:szCs w:val="20"/>
                </w:rPr>
                <w:t>Additional Attribute in ExpectedEquipment Class of Core IM</w:t>
              </w:r>
            </w:ins>
          </w:p>
        </w:tc>
      </w:tr>
      <w:tr w:rsidR="006076B7" w:rsidRPr="006076B7" w:rsidTr="00B6308C">
        <w:trPr>
          <w:jc w:val="center"/>
          <w:ins w:id="267" w:author="Heinze Thorsten" w:date="2019-03-08T18:57:00Z"/>
        </w:trPr>
        <w:tc>
          <w:tcPr>
            <w:tcW w:w="7933" w:type="dxa"/>
          </w:tcPr>
          <w:p w:rsidR="006076B7" w:rsidRPr="006076B7" w:rsidRDefault="006076B7" w:rsidP="006076B7">
            <w:pPr>
              <w:spacing w:after="120"/>
              <w:jc w:val="both"/>
              <w:rPr>
                <w:ins w:id="268" w:author="Heinze Thorsten" w:date="2019-03-08T18:57:00Z"/>
                <w:color w:val="auto"/>
                <w:szCs w:val="20"/>
                <w:lang w:eastAsia="ar-SA"/>
              </w:rPr>
            </w:pPr>
            <w:ins w:id="269" w:author="Heinze Thorsten" w:date="2019-03-08T18:57:00Z">
              <w:r w:rsidRPr="006076B7">
                <w:rPr>
                  <w:color w:val="auto"/>
                  <w:szCs w:val="20"/>
                  <w:lang w:eastAsia="ar-SA"/>
                </w:rPr>
                <w:t>_expectedEquipmentSpecReference</w:t>
              </w:r>
            </w:ins>
          </w:p>
        </w:tc>
      </w:tr>
    </w:tbl>
    <w:p w:rsidR="006076B7" w:rsidRPr="006076B7" w:rsidRDefault="006076B7" w:rsidP="006076B7">
      <w:pPr>
        <w:spacing w:before="120" w:after="240" w:line="360" w:lineRule="auto"/>
        <w:contextualSpacing/>
        <w:jc w:val="center"/>
        <w:rPr>
          <w:ins w:id="270" w:author="Heinze Thorsten" w:date="2019-03-08T18:57:00Z"/>
          <w:b/>
          <w:bCs/>
          <w:color w:val="auto"/>
          <w:szCs w:val="20"/>
          <w:lang w:eastAsia="ar-SA"/>
        </w:rPr>
      </w:pPr>
      <w:ins w:id="271"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5</w:t>
        </w:r>
        <w:r w:rsidRPr="006076B7">
          <w:rPr>
            <w:b/>
            <w:bCs/>
            <w:color w:val="auto"/>
            <w:szCs w:val="20"/>
            <w:lang w:eastAsia="ar-SA"/>
          </w:rPr>
          <w:fldChar w:fldCharType="end"/>
        </w:r>
        <w:r w:rsidRPr="006076B7">
          <w:rPr>
            <w:b/>
            <w:bCs/>
            <w:color w:val="auto"/>
            <w:szCs w:val="20"/>
            <w:lang w:eastAsia="ar-SA"/>
          </w:rPr>
          <w:t>: ExpectedEquipment Class</w:t>
        </w:r>
      </w:ins>
    </w:p>
    <w:p w:rsidR="006076B7" w:rsidRPr="006076B7" w:rsidRDefault="006076B7" w:rsidP="006076B7">
      <w:pPr>
        <w:spacing w:after="120"/>
        <w:jc w:val="both"/>
        <w:rPr>
          <w:ins w:id="272" w:author="Heinze Thorsten" w:date="2019-03-08T18:57:00Z"/>
          <w:color w:val="auto"/>
          <w:szCs w:val="20"/>
          <w:lang w:eastAsia="ar-SA"/>
        </w:rPr>
      </w:pPr>
      <w:ins w:id="273" w:author="Heinze Thorsten" w:date="2019-03-08T18:57:00Z">
        <w:r w:rsidRPr="006076B7">
          <w:rPr>
            <w:color w:val="auto"/>
            <w:szCs w:val="20"/>
            <w:lang w:eastAsia="ar-SA"/>
          </w:rPr>
          <w:t>The to be referenced WireExpectedEquipment_Pac shall contain a single attribute for listing allowed transceiver types.</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3"/>
      </w:tblGrid>
      <w:tr w:rsidR="006076B7" w:rsidRPr="006076B7" w:rsidTr="00B6308C">
        <w:trPr>
          <w:tblHeader/>
          <w:jc w:val="center"/>
          <w:ins w:id="274" w:author="Heinze Thorsten" w:date="2019-03-08T18:57:00Z"/>
        </w:trPr>
        <w:tc>
          <w:tcPr>
            <w:tcW w:w="7933" w:type="dxa"/>
          </w:tcPr>
          <w:p w:rsidR="006076B7" w:rsidRPr="006076B7" w:rsidRDefault="006076B7" w:rsidP="006076B7">
            <w:pPr>
              <w:keepNext/>
              <w:keepLines/>
              <w:spacing w:before="200" w:after="120"/>
              <w:outlineLvl w:val="7"/>
              <w:rPr>
                <w:ins w:id="275" w:author="Heinze Thorsten" w:date="2019-03-08T18:57:00Z"/>
                <w:b/>
                <w:color w:val="auto"/>
                <w:szCs w:val="20"/>
              </w:rPr>
            </w:pPr>
            <w:ins w:id="276" w:author="Heinze Thorsten" w:date="2019-03-08T18:57:00Z">
              <w:r w:rsidRPr="006076B7">
                <w:rPr>
                  <w:b/>
                  <w:color w:val="auto"/>
                  <w:szCs w:val="20"/>
                </w:rPr>
                <w:t>Attributes in WireExpectedEquipment_Pac</w:t>
              </w:r>
            </w:ins>
          </w:p>
        </w:tc>
      </w:tr>
      <w:tr w:rsidR="006076B7" w:rsidRPr="006076B7" w:rsidTr="00B6308C">
        <w:trPr>
          <w:jc w:val="center"/>
          <w:ins w:id="277" w:author="Heinze Thorsten" w:date="2019-03-08T18:57:00Z"/>
        </w:trPr>
        <w:tc>
          <w:tcPr>
            <w:tcW w:w="7933" w:type="dxa"/>
          </w:tcPr>
          <w:p w:rsidR="006076B7" w:rsidRPr="006076B7" w:rsidRDefault="006076B7" w:rsidP="006076B7">
            <w:pPr>
              <w:spacing w:after="120"/>
              <w:jc w:val="both"/>
              <w:rPr>
                <w:ins w:id="278" w:author="Heinze Thorsten" w:date="2019-03-08T18:57:00Z"/>
                <w:color w:val="auto"/>
                <w:szCs w:val="20"/>
                <w:lang w:eastAsia="ar-SA"/>
              </w:rPr>
            </w:pPr>
            <w:ins w:id="279" w:author="Heinze Thorsten" w:date="2019-03-08T18:57:00Z">
              <w:r w:rsidRPr="006076B7">
                <w:rPr>
                  <w:color w:val="auto"/>
                  <w:szCs w:val="20"/>
                  <w:lang w:eastAsia="ar-SA"/>
                </w:rPr>
                <w:t>allowedTranceiverKindList [*] : TransceiverKindType</w:t>
              </w:r>
            </w:ins>
          </w:p>
        </w:tc>
      </w:tr>
    </w:tbl>
    <w:p w:rsidR="006076B7" w:rsidRPr="006076B7" w:rsidRDefault="006076B7" w:rsidP="006076B7">
      <w:pPr>
        <w:spacing w:before="120" w:after="240" w:line="360" w:lineRule="auto"/>
        <w:contextualSpacing/>
        <w:jc w:val="center"/>
        <w:rPr>
          <w:ins w:id="280" w:author="Heinze Thorsten" w:date="2019-03-08T18:57:00Z"/>
          <w:b/>
          <w:bCs/>
          <w:color w:val="auto"/>
          <w:szCs w:val="20"/>
          <w:lang w:eastAsia="ar-SA"/>
        </w:rPr>
      </w:pPr>
      <w:ins w:id="281"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6</w:t>
        </w:r>
        <w:r w:rsidRPr="006076B7">
          <w:rPr>
            <w:b/>
            <w:bCs/>
            <w:color w:val="auto"/>
            <w:szCs w:val="20"/>
            <w:lang w:eastAsia="ar-SA"/>
          </w:rPr>
          <w:fldChar w:fldCharType="end"/>
        </w:r>
        <w:r w:rsidRPr="006076B7">
          <w:rPr>
            <w:b/>
            <w:bCs/>
            <w:color w:val="auto"/>
            <w:szCs w:val="20"/>
            <w:lang w:eastAsia="ar-SA"/>
          </w:rPr>
          <w:t>: WireExpectedEquipment_Pac</w:t>
        </w:r>
      </w:ins>
    </w:p>
    <w:p w:rsidR="006076B7" w:rsidRPr="006076B7" w:rsidRDefault="006076B7" w:rsidP="006076B7">
      <w:pPr>
        <w:spacing w:after="120"/>
        <w:jc w:val="both"/>
        <w:rPr>
          <w:ins w:id="282" w:author="Heinze Thorsten" w:date="2019-03-08T18:57:00Z"/>
          <w:color w:val="auto"/>
          <w:szCs w:val="20"/>
          <w:lang w:eastAsia="ar-SA"/>
        </w:rPr>
      </w:pPr>
      <w:ins w:id="283" w:author="Heinze Thorsten" w:date="2019-03-08T18:57:00Z">
        <w:r w:rsidRPr="006076B7">
          <w:rPr>
            <w:color w:val="auto"/>
            <w:szCs w:val="20"/>
            <w:lang w:eastAsia="ar-SA"/>
          </w:rPr>
          <w:t>The TransceiverKindType datatype shall hold all the necessary information for unambiguously identifying transceiver types, which can be used for replacing each other, without the existing instance of the wireInterface_Pac to outdate.</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0"/>
        <w:gridCol w:w="5245"/>
      </w:tblGrid>
      <w:tr w:rsidR="006076B7" w:rsidRPr="006076B7" w:rsidTr="00B6308C">
        <w:trPr>
          <w:tblHeader/>
          <w:jc w:val="center"/>
          <w:ins w:id="284" w:author="Heinze Thorsten" w:date="2019-03-08T18:57:00Z"/>
        </w:trPr>
        <w:tc>
          <w:tcPr>
            <w:tcW w:w="2780" w:type="dxa"/>
          </w:tcPr>
          <w:p w:rsidR="006076B7" w:rsidRPr="006076B7" w:rsidRDefault="006076B7" w:rsidP="006076B7">
            <w:pPr>
              <w:keepNext/>
              <w:keepLines/>
              <w:spacing w:before="200" w:after="120"/>
              <w:outlineLvl w:val="7"/>
              <w:rPr>
                <w:ins w:id="285" w:author="Heinze Thorsten" w:date="2019-03-08T18:57:00Z"/>
                <w:b/>
                <w:color w:val="auto"/>
                <w:szCs w:val="20"/>
              </w:rPr>
            </w:pPr>
            <w:ins w:id="286" w:author="Heinze Thorsten" w:date="2019-03-08T18:57:00Z">
              <w:r w:rsidRPr="006076B7">
                <w:rPr>
                  <w:b/>
                  <w:color w:val="auto"/>
                  <w:szCs w:val="20"/>
                </w:rPr>
                <w:t>Attribute Name</w:t>
              </w:r>
            </w:ins>
          </w:p>
        </w:tc>
        <w:tc>
          <w:tcPr>
            <w:tcW w:w="5245" w:type="dxa"/>
          </w:tcPr>
          <w:p w:rsidR="006076B7" w:rsidRPr="006076B7" w:rsidRDefault="006076B7" w:rsidP="006076B7">
            <w:pPr>
              <w:keepNext/>
              <w:keepLines/>
              <w:spacing w:before="200" w:after="120"/>
              <w:outlineLvl w:val="7"/>
              <w:rPr>
                <w:ins w:id="287" w:author="Heinze Thorsten" w:date="2019-03-08T18:57:00Z"/>
                <w:b/>
                <w:color w:val="auto"/>
                <w:szCs w:val="20"/>
              </w:rPr>
            </w:pPr>
            <w:ins w:id="288" w:author="Heinze Thorsten" w:date="2019-03-08T18:57:00Z">
              <w:r w:rsidRPr="006076B7">
                <w:rPr>
                  <w:b/>
                  <w:color w:val="auto"/>
                  <w:szCs w:val="20"/>
                </w:rPr>
                <w:t>To be filled with following information from 802.3</w:t>
              </w:r>
            </w:ins>
          </w:p>
        </w:tc>
      </w:tr>
      <w:tr w:rsidR="006076B7" w:rsidRPr="006076B7" w:rsidTr="00B6308C">
        <w:trPr>
          <w:tblHeader/>
          <w:jc w:val="center"/>
          <w:ins w:id="289" w:author="Heinze Thorsten" w:date="2019-03-08T18:57:00Z"/>
        </w:trPr>
        <w:tc>
          <w:tcPr>
            <w:tcW w:w="2780" w:type="dxa"/>
          </w:tcPr>
          <w:p w:rsidR="006076B7" w:rsidRPr="006076B7" w:rsidRDefault="006076B7" w:rsidP="006076B7">
            <w:pPr>
              <w:spacing w:after="120"/>
              <w:jc w:val="both"/>
              <w:rPr>
                <w:ins w:id="290" w:author="Heinze Thorsten" w:date="2019-03-08T18:57:00Z"/>
                <w:color w:val="auto"/>
                <w:szCs w:val="20"/>
                <w:lang w:eastAsia="ar-SA"/>
              </w:rPr>
            </w:pPr>
            <w:ins w:id="291" w:author="Heinze Thorsten" w:date="2019-03-08T18:57:00Z">
              <w:r w:rsidRPr="006076B7">
                <w:rPr>
                  <w:color w:val="auto"/>
                  <w:szCs w:val="20"/>
                  <w:lang w:eastAsia="ar-SA"/>
                </w:rPr>
                <w:t>manufacturerIdentifier</w:t>
              </w:r>
            </w:ins>
          </w:p>
        </w:tc>
        <w:tc>
          <w:tcPr>
            <w:tcW w:w="5245" w:type="dxa"/>
          </w:tcPr>
          <w:p w:rsidR="006076B7" w:rsidRPr="006076B7" w:rsidRDefault="006076B7" w:rsidP="006076B7">
            <w:pPr>
              <w:spacing w:after="120"/>
              <w:jc w:val="both"/>
              <w:rPr>
                <w:ins w:id="292" w:author="Heinze Thorsten" w:date="2019-03-08T18:57:00Z"/>
                <w:color w:val="auto"/>
                <w:szCs w:val="20"/>
                <w:lang w:eastAsia="ar-SA"/>
              </w:rPr>
            </w:pPr>
            <w:ins w:id="293" w:author="Heinze Thorsten" w:date="2019-03-08T18:57:00Z">
              <w:r w:rsidRPr="006076B7">
                <w:rPr>
                  <w:color w:val="auto"/>
                  <w:szCs w:val="20"/>
                  <w:lang w:eastAsia="ar-SA"/>
                </w:rPr>
                <w:t>Describes the IEEE Company identifier of the vendor of the transceiver (1st part of 802.3 ResourceTypeID) according to 802.3 22.2.4.3.1 PHY Identifier and also referenced in 45.2.1.13 PMA/PMD package identifier.</w:t>
              </w:r>
            </w:ins>
          </w:p>
        </w:tc>
      </w:tr>
      <w:tr w:rsidR="006076B7" w:rsidRPr="006076B7" w:rsidTr="00B6308C">
        <w:trPr>
          <w:jc w:val="center"/>
          <w:ins w:id="294" w:author="Heinze Thorsten" w:date="2019-03-08T18:57:00Z"/>
        </w:trPr>
        <w:tc>
          <w:tcPr>
            <w:tcW w:w="2780" w:type="dxa"/>
          </w:tcPr>
          <w:p w:rsidR="006076B7" w:rsidRPr="006076B7" w:rsidRDefault="006076B7" w:rsidP="006076B7">
            <w:pPr>
              <w:spacing w:after="120"/>
              <w:jc w:val="both"/>
              <w:rPr>
                <w:ins w:id="295" w:author="Heinze Thorsten" w:date="2019-03-08T18:57:00Z"/>
                <w:color w:val="auto"/>
                <w:szCs w:val="20"/>
                <w:lang w:eastAsia="ar-SA"/>
              </w:rPr>
            </w:pPr>
            <w:ins w:id="296" w:author="Heinze Thorsten" w:date="2019-03-08T18:57:00Z">
              <w:r w:rsidRPr="006076B7">
                <w:rPr>
                  <w:color w:val="auto"/>
                  <w:szCs w:val="20"/>
                  <w:lang w:eastAsia="ar-SA"/>
                </w:rPr>
                <w:t>description</w:t>
              </w:r>
            </w:ins>
          </w:p>
        </w:tc>
        <w:tc>
          <w:tcPr>
            <w:tcW w:w="5245" w:type="dxa"/>
          </w:tcPr>
          <w:p w:rsidR="006076B7" w:rsidRPr="006076B7" w:rsidRDefault="006076B7" w:rsidP="006076B7">
            <w:pPr>
              <w:spacing w:after="120"/>
              <w:jc w:val="both"/>
              <w:rPr>
                <w:ins w:id="297" w:author="Heinze Thorsten" w:date="2019-03-08T18:57:00Z"/>
                <w:color w:val="auto"/>
                <w:szCs w:val="20"/>
                <w:lang w:eastAsia="ar-SA"/>
              </w:rPr>
            </w:pPr>
            <w:ins w:id="298" w:author="Heinze Thorsten" w:date="2019-03-08T18:57:00Z">
              <w:r w:rsidRPr="006076B7">
                <w:rPr>
                  <w:color w:val="auto"/>
                  <w:szCs w:val="20"/>
                  <w:lang w:eastAsia="ar-SA"/>
                </w:rPr>
                <w:t>Text describing the type of Equipment.</w:t>
              </w:r>
            </w:ins>
          </w:p>
          <w:p w:rsidR="006076B7" w:rsidRPr="006076B7" w:rsidRDefault="006076B7" w:rsidP="006076B7">
            <w:pPr>
              <w:spacing w:after="120"/>
              <w:jc w:val="both"/>
              <w:rPr>
                <w:ins w:id="299" w:author="Heinze Thorsten" w:date="2019-03-08T18:57:00Z"/>
                <w:color w:val="auto"/>
                <w:szCs w:val="20"/>
                <w:lang w:eastAsia="ar-SA"/>
              </w:rPr>
            </w:pPr>
            <w:ins w:id="300" w:author="Heinze Thorsten" w:date="2019-03-08T18:57:00Z">
              <w:r w:rsidRPr="006076B7">
                <w:rPr>
                  <w:color w:val="auto"/>
                  <w:szCs w:val="20"/>
                  <w:lang w:eastAsia="ar-SA"/>
                </w:rPr>
                <w:t>The following information shall be provided:</w:t>
              </w:r>
            </w:ins>
          </w:p>
          <w:p w:rsidR="006076B7" w:rsidRPr="006076B7" w:rsidRDefault="006076B7" w:rsidP="006076B7">
            <w:pPr>
              <w:spacing w:before="120" w:after="0"/>
              <w:ind w:left="425" w:hanging="357"/>
              <w:contextualSpacing/>
              <w:rPr>
                <w:ins w:id="301" w:author="Heinze Thorsten" w:date="2019-03-08T18:57:00Z"/>
                <w:color w:val="auto"/>
                <w:szCs w:val="24"/>
                <w:lang w:eastAsia="en-US"/>
              </w:rPr>
            </w:pPr>
            <w:ins w:id="302" w:author="Heinze Thorsten" w:date="2019-03-08T18:57:00Z">
              <w:r w:rsidRPr="006076B7">
                <w:rPr>
                  <w:color w:val="auto"/>
                  <w:szCs w:val="24"/>
                  <w:lang w:eastAsia="en-US"/>
                </w:rPr>
                <w:t>Highest PMD</w:t>
              </w:r>
            </w:ins>
          </w:p>
          <w:p w:rsidR="006076B7" w:rsidRPr="006076B7" w:rsidRDefault="006076B7" w:rsidP="006076B7">
            <w:pPr>
              <w:spacing w:before="120" w:after="0"/>
              <w:ind w:left="425" w:hanging="357"/>
              <w:contextualSpacing/>
              <w:rPr>
                <w:ins w:id="303" w:author="Heinze Thorsten" w:date="2019-03-08T18:57:00Z"/>
                <w:color w:val="auto"/>
                <w:szCs w:val="24"/>
                <w:lang w:eastAsia="en-US"/>
              </w:rPr>
            </w:pPr>
            <w:ins w:id="304" w:author="Heinze Thorsten" w:date="2019-03-08T18:57:00Z">
              <w:r w:rsidRPr="006076B7">
                <w:rPr>
                  <w:color w:val="auto"/>
                  <w:szCs w:val="24"/>
                  <w:lang w:eastAsia="en-US"/>
                </w:rPr>
                <w:t>MiiKindType</w:t>
              </w:r>
            </w:ins>
          </w:p>
          <w:p w:rsidR="006076B7" w:rsidRPr="006076B7" w:rsidRDefault="006076B7" w:rsidP="006076B7">
            <w:pPr>
              <w:spacing w:before="120" w:after="0"/>
              <w:ind w:left="425" w:hanging="357"/>
              <w:contextualSpacing/>
              <w:rPr>
                <w:ins w:id="305" w:author="Heinze Thorsten" w:date="2019-03-08T18:57:00Z"/>
                <w:color w:val="auto"/>
                <w:szCs w:val="24"/>
                <w:lang w:eastAsia="en-US"/>
              </w:rPr>
            </w:pPr>
            <w:ins w:id="306" w:author="Heinze Thorsten" w:date="2019-03-08T18:57:00Z">
              <w:r w:rsidRPr="006076B7">
                <w:rPr>
                  <w:color w:val="auto"/>
                  <w:szCs w:val="24"/>
                  <w:lang w:eastAsia="en-US"/>
                </w:rPr>
                <w:t>MdiKindType</w:t>
              </w:r>
            </w:ins>
          </w:p>
          <w:p w:rsidR="006076B7" w:rsidRPr="006076B7" w:rsidRDefault="006076B7" w:rsidP="006076B7">
            <w:pPr>
              <w:spacing w:after="120"/>
              <w:jc w:val="both"/>
              <w:rPr>
                <w:ins w:id="307" w:author="Heinze Thorsten" w:date="2019-03-08T18:57:00Z"/>
                <w:color w:val="auto"/>
                <w:szCs w:val="20"/>
                <w:lang w:eastAsia="ar-SA"/>
              </w:rPr>
            </w:pPr>
            <w:ins w:id="308" w:author="Heinze Thorsten" w:date="2019-03-08T18:57:00Z">
              <w:r w:rsidRPr="006076B7">
                <w:rPr>
                  <w:color w:val="auto"/>
                  <w:szCs w:val="20"/>
                  <w:lang w:eastAsia="ar-SA"/>
                </w:rPr>
                <w:t>All values shall be separated by “/”.</w:t>
              </w:r>
            </w:ins>
          </w:p>
          <w:p w:rsidR="006076B7" w:rsidRPr="006076B7" w:rsidRDefault="006076B7" w:rsidP="006076B7">
            <w:pPr>
              <w:spacing w:after="120"/>
              <w:jc w:val="both"/>
              <w:rPr>
                <w:ins w:id="309" w:author="Heinze Thorsten" w:date="2019-03-08T18:57:00Z"/>
                <w:color w:val="auto"/>
                <w:szCs w:val="20"/>
                <w:lang w:eastAsia="ar-SA"/>
              </w:rPr>
            </w:pPr>
            <w:ins w:id="310" w:author="Heinze Thorsten" w:date="2019-03-08T18:57:00Z">
              <w:r w:rsidRPr="006076B7">
                <w:rPr>
                  <w:color w:val="auto"/>
                  <w:szCs w:val="20"/>
                  <w:lang w:eastAsia="ar-SA"/>
                </w:rPr>
                <w:t>Example:</w:t>
              </w:r>
            </w:ins>
          </w:p>
          <w:p w:rsidR="006076B7" w:rsidRPr="006076B7" w:rsidRDefault="006076B7" w:rsidP="006076B7">
            <w:pPr>
              <w:spacing w:after="120"/>
              <w:jc w:val="both"/>
              <w:rPr>
                <w:ins w:id="311" w:author="Heinze Thorsten" w:date="2019-03-08T18:57:00Z"/>
                <w:color w:val="auto"/>
                <w:szCs w:val="20"/>
                <w:lang w:eastAsia="ar-SA"/>
              </w:rPr>
            </w:pPr>
            <w:ins w:id="312" w:author="Heinze Thorsten" w:date="2019-03-08T18:57:00Z">
              <w:r w:rsidRPr="006076B7">
                <w:rPr>
                  <w:color w:val="auto"/>
                  <w:szCs w:val="20"/>
                  <w:lang w:eastAsia="ar-SA"/>
                </w:rPr>
                <w:t>1000BASE-T/SOLDERED_CONNECTOR/RJ45</w:t>
              </w:r>
            </w:ins>
          </w:p>
        </w:tc>
      </w:tr>
      <w:tr w:rsidR="006076B7" w:rsidRPr="006076B7" w:rsidTr="00B6308C">
        <w:trPr>
          <w:jc w:val="center"/>
          <w:ins w:id="313" w:author="Heinze Thorsten" w:date="2019-03-08T18:57:00Z"/>
        </w:trPr>
        <w:tc>
          <w:tcPr>
            <w:tcW w:w="2780" w:type="dxa"/>
          </w:tcPr>
          <w:p w:rsidR="006076B7" w:rsidRPr="006076B7" w:rsidRDefault="006076B7" w:rsidP="006076B7">
            <w:pPr>
              <w:spacing w:after="120"/>
              <w:jc w:val="both"/>
              <w:rPr>
                <w:ins w:id="314" w:author="Heinze Thorsten" w:date="2019-03-08T18:57:00Z"/>
                <w:color w:val="auto"/>
                <w:szCs w:val="20"/>
                <w:lang w:eastAsia="ar-SA"/>
              </w:rPr>
            </w:pPr>
            <w:ins w:id="315" w:author="Heinze Thorsten" w:date="2019-03-08T18:57:00Z">
              <w:r w:rsidRPr="006076B7">
                <w:rPr>
                  <w:color w:val="auto"/>
                  <w:szCs w:val="20"/>
                  <w:lang w:eastAsia="ar-SA"/>
                </w:rPr>
                <w:t>partTypeIdentifier</w:t>
              </w:r>
            </w:ins>
          </w:p>
        </w:tc>
        <w:tc>
          <w:tcPr>
            <w:tcW w:w="5245" w:type="dxa"/>
          </w:tcPr>
          <w:p w:rsidR="006076B7" w:rsidRPr="006076B7" w:rsidRDefault="006076B7" w:rsidP="006076B7">
            <w:pPr>
              <w:spacing w:after="120"/>
              <w:jc w:val="both"/>
              <w:rPr>
                <w:ins w:id="316" w:author="Heinze Thorsten" w:date="2019-03-08T18:57:00Z"/>
                <w:color w:val="auto"/>
                <w:szCs w:val="20"/>
                <w:lang w:eastAsia="ar-SA"/>
              </w:rPr>
            </w:pPr>
            <w:ins w:id="317" w:author="Heinze Thorsten" w:date="2019-03-08T18:57:00Z">
              <w:r w:rsidRPr="006076B7">
                <w:rPr>
                  <w:color w:val="auto"/>
                  <w:szCs w:val="20"/>
                  <w:lang w:eastAsia="ar-SA"/>
                </w:rPr>
                <w:t>Uniquely identifies the transceiver in the vendor's product lists according to 802.3 22.2.4.3.1 PHY Identifier and also referenced in 45.2.1.13 PMA/PMD package identifier as six bit model number.</w:t>
              </w:r>
            </w:ins>
          </w:p>
        </w:tc>
      </w:tr>
      <w:tr w:rsidR="006076B7" w:rsidRPr="006076B7" w:rsidTr="00B6308C">
        <w:trPr>
          <w:jc w:val="center"/>
          <w:ins w:id="318" w:author="Heinze Thorsten" w:date="2019-03-08T18:57:00Z"/>
        </w:trPr>
        <w:tc>
          <w:tcPr>
            <w:tcW w:w="2780" w:type="dxa"/>
          </w:tcPr>
          <w:p w:rsidR="006076B7" w:rsidRPr="006076B7" w:rsidRDefault="006076B7" w:rsidP="006076B7">
            <w:pPr>
              <w:spacing w:after="120"/>
              <w:jc w:val="both"/>
              <w:rPr>
                <w:ins w:id="319" w:author="Heinze Thorsten" w:date="2019-03-08T18:57:00Z"/>
                <w:color w:val="auto"/>
                <w:szCs w:val="20"/>
                <w:lang w:eastAsia="ar-SA"/>
              </w:rPr>
            </w:pPr>
            <w:ins w:id="320" w:author="Heinze Thorsten" w:date="2019-03-08T18:57:00Z">
              <w:r w:rsidRPr="006076B7">
                <w:rPr>
                  <w:color w:val="auto"/>
                  <w:szCs w:val="20"/>
                  <w:lang w:eastAsia="ar-SA"/>
                </w:rPr>
                <w:t>version</w:t>
              </w:r>
            </w:ins>
          </w:p>
        </w:tc>
        <w:tc>
          <w:tcPr>
            <w:tcW w:w="5245" w:type="dxa"/>
          </w:tcPr>
          <w:p w:rsidR="006076B7" w:rsidRPr="006076B7" w:rsidRDefault="006076B7" w:rsidP="006076B7">
            <w:pPr>
              <w:keepNext/>
              <w:spacing w:after="120"/>
              <w:jc w:val="both"/>
              <w:rPr>
                <w:ins w:id="321" w:author="Heinze Thorsten" w:date="2019-03-08T18:57:00Z"/>
                <w:color w:val="auto"/>
                <w:szCs w:val="20"/>
                <w:lang w:eastAsia="ar-SA"/>
              </w:rPr>
            </w:pPr>
            <w:ins w:id="322" w:author="Heinze Thorsten" w:date="2019-03-08T18:57:00Z">
              <w:r w:rsidRPr="006076B7">
                <w:rPr>
                  <w:color w:val="auto"/>
                  <w:szCs w:val="20"/>
                  <w:lang w:eastAsia="ar-SA"/>
                </w:rPr>
                <w:t>Identifies the revision number of the transceiver (3rd part of 802.3 ResourceTypeID) according to 802.3 22.2.4.3.1 PHY Identifier and also referenced in 45.2.1.13 PMA/PMD package identifier as four-bit revision number.</w:t>
              </w:r>
            </w:ins>
          </w:p>
        </w:tc>
      </w:tr>
    </w:tbl>
    <w:p w:rsidR="006076B7" w:rsidRPr="006076B7" w:rsidRDefault="006076B7" w:rsidP="006076B7">
      <w:pPr>
        <w:spacing w:before="120" w:after="240" w:line="360" w:lineRule="auto"/>
        <w:contextualSpacing/>
        <w:jc w:val="center"/>
        <w:rPr>
          <w:ins w:id="323" w:author="Heinze Thorsten" w:date="2019-03-08T18:57:00Z"/>
          <w:b/>
          <w:bCs/>
          <w:color w:val="auto"/>
          <w:szCs w:val="20"/>
          <w:lang w:eastAsia="ar-SA"/>
        </w:rPr>
      </w:pPr>
      <w:ins w:id="324" w:author="Heinze Thorsten" w:date="2019-03-08T18:57:00Z">
        <w:r w:rsidRPr="006076B7">
          <w:rPr>
            <w:b/>
            <w:bCs/>
            <w:color w:val="auto"/>
            <w:szCs w:val="20"/>
            <w:lang w:eastAsia="ar-SA"/>
          </w:rPr>
          <w:t xml:space="preserve">Table </w:t>
        </w:r>
        <w:r w:rsidRPr="006076B7">
          <w:rPr>
            <w:b/>
            <w:bCs/>
            <w:color w:val="auto"/>
            <w:szCs w:val="20"/>
            <w:lang w:eastAsia="ar-SA"/>
          </w:rPr>
          <w:fldChar w:fldCharType="begin"/>
        </w:r>
        <w:r w:rsidRPr="006076B7">
          <w:rPr>
            <w:b/>
            <w:bCs/>
            <w:color w:val="auto"/>
            <w:szCs w:val="20"/>
            <w:lang w:eastAsia="ar-SA"/>
          </w:rPr>
          <w:instrText xml:space="preserve"> SEQ Table \* ARABIC </w:instrText>
        </w:r>
        <w:r w:rsidRPr="006076B7">
          <w:rPr>
            <w:b/>
            <w:bCs/>
            <w:color w:val="auto"/>
            <w:szCs w:val="20"/>
            <w:lang w:eastAsia="ar-SA"/>
          </w:rPr>
          <w:fldChar w:fldCharType="separate"/>
        </w:r>
        <w:r w:rsidRPr="006076B7">
          <w:rPr>
            <w:b/>
            <w:bCs/>
            <w:noProof/>
            <w:color w:val="auto"/>
            <w:szCs w:val="20"/>
            <w:lang w:eastAsia="ar-SA"/>
          </w:rPr>
          <w:t>7</w:t>
        </w:r>
        <w:r w:rsidRPr="006076B7">
          <w:rPr>
            <w:b/>
            <w:bCs/>
            <w:color w:val="auto"/>
            <w:szCs w:val="20"/>
            <w:lang w:eastAsia="ar-SA"/>
          </w:rPr>
          <w:fldChar w:fldCharType="end"/>
        </w:r>
        <w:r w:rsidRPr="006076B7">
          <w:rPr>
            <w:b/>
            <w:bCs/>
            <w:color w:val="auto"/>
            <w:szCs w:val="20"/>
            <w:lang w:eastAsia="ar-SA"/>
          </w:rPr>
          <w:t>: TransceiverKindType Datatype</w:t>
        </w:r>
      </w:ins>
    </w:p>
    <w:p w:rsidR="006076B7" w:rsidRPr="006076B7" w:rsidRDefault="006076B7" w:rsidP="006076B7">
      <w:pPr>
        <w:spacing w:after="120"/>
        <w:jc w:val="both"/>
        <w:rPr>
          <w:ins w:id="325" w:author="Heinze Thorsten" w:date="2019-03-08T18:57:00Z"/>
          <w:color w:val="auto"/>
          <w:szCs w:val="20"/>
          <w:lang w:eastAsia="ar-SA"/>
        </w:rPr>
      </w:pPr>
      <w:ins w:id="326" w:author="Heinze Thorsten" w:date="2019-03-08T18:57:00Z">
        <w:r w:rsidRPr="006076B7">
          <w:rPr>
            <w:color w:val="auto"/>
            <w:szCs w:val="20"/>
            <w:lang w:eastAsia="ar-SA"/>
          </w:rPr>
          <w:t>The information inside the instance of the WireExpectedEquipment_Pac has to be configured by the operator.</w:t>
        </w:r>
      </w:ins>
    </w:p>
    <w:p w:rsidR="006076B7" w:rsidRPr="006076B7" w:rsidRDefault="006076B7" w:rsidP="006076B7">
      <w:pPr>
        <w:spacing w:after="120"/>
        <w:jc w:val="both"/>
        <w:rPr>
          <w:ins w:id="327" w:author="Heinze Thorsten" w:date="2019-03-08T18:57:00Z"/>
          <w:color w:val="auto"/>
          <w:szCs w:val="20"/>
          <w:lang w:eastAsia="ar-SA"/>
        </w:rPr>
      </w:pPr>
      <w:ins w:id="328" w:author="Heinze Thorsten" w:date="2019-03-08T18:57:00Z">
        <w:r w:rsidRPr="006076B7">
          <w:rPr>
            <w:color w:val="auto"/>
            <w:szCs w:val="20"/>
            <w:lang w:eastAsia="ar-SA"/>
          </w:rPr>
          <w:lastRenderedPageBreak/>
          <w:t>The device has to compare the values of the ManufacturerProperties and the EquipmentType of the ActualEquipment with the corresponding values of the WireExpectedEquipment for indicating mismatch of the equipment and operational status of the WireInterface_Pac.</w:t>
        </w:r>
      </w:ins>
    </w:p>
    <w:p w:rsidR="001A1E52" w:rsidRPr="007D1AAE" w:rsidRDefault="006076B7" w:rsidP="00666B73">
      <w:pPr>
        <w:pStyle w:val="berschrift1"/>
      </w:pPr>
      <w:bookmarkStart w:id="329" w:name="_GoBack"/>
      <w:r w:rsidDel="006076B7">
        <w:t xml:space="preserve"> </w:t>
      </w:r>
      <w:bookmarkStart w:id="330" w:name="_Toc2841726"/>
      <w:bookmarkEnd w:id="329"/>
      <w:r w:rsidR="001A1E52" w:rsidRPr="007D1AAE">
        <w:t>Attachment to the Core Information Model</w:t>
      </w:r>
      <w:bookmarkEnd w:id="330"/>
    </w:p>
    <w:p w:rsidR="001A1E52" w:rsidRDefault="001A1E52" w:rsidP="006C7BAA">
      <w:pPr>
        <w:pStyle w:val="Text"/>
      </w:pPr>
      <w:r>
        <w:t xml:space="preserve">The Core Information Model is the basis of the </w:t>
      </w:r>
      <w:fldSimple w:instr=" DOCPROPERTY  Technology  \* MERGEFORMAT ">
        <w:r w:rsidR="00AC0741">
          <w:t>Ethernet PHY</w:t>
        </w:r>
      </w:fldSimple>
      <w:r w:rsidR="003D7091">
        <w:t xml:space="preserve"> </w:t>
      </w:r>
      <w:r>
        <w:t xml:space="preserve">Information Model. However not all object classes of the Core Information Model are necessary for a control interface between </w:t>
      </w:r>
      <w:r w:rsidR="00EE5245">
        <w:t>D</w:t>
      </w:r>
      <w:r>
        <w:t xml:space="preserve">evices and SDN Controller. For example the root element of the </w:t>
      </w:r>
      <w:fldSimple w:instr=" DOCPROPERTY  Technology  \* MERGEFORMAT ">
        <w:r w:rsidR="00AC0741">
          <w:t>Ethernet PHY</w:t>
        </w:r>
      </w:fldSimple>
      <w:r w:rsidR="003D7091">
        <w:t xml:space="preserve"> </w:t>
      </w:r>
      <w:r>
        <w:t>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 xml:space="preserve">The following classes of the Core Information Model are not used by the </w:t>
      </w:r>
      <w:fldSimple w:instr=" DOCPROPERTY  Technology  \* MERGEFORMAT ">
        <w:r w:rsidR="00AC0741">
          <w:t>Ethernet PHY</w:t>
        </w:r>
      </w:fldSimple>
      <w:r w:rsidR="003D7091">
        <w:t xml:space="preserve"> </w:t>
      </w:r>
      <w:r>
        <w:t>Information Model:</w:t>
      </w:r>
    </w:p>
    <w:p w:rsidR="001A1E52" w:rsidRDefault="001A1E52" w:rsidP="00871C43">
      <w:pPr>
        <w:pStyle w:val="Aufzhlungszeichen"/>
      </w:pPr>
      <w:r>
        <w:t>SdnController</w:t>
      </w:r>
    </w:p>
    <w:p w:rsidR="001A1E52" w:rsidRDefault="001A1E52" w:rsidP="00871C43">
      <w:pPr>
        <w:pStyle w:val="Aufzhlungszeichen"/>
      </w:pPr>
      <w:r>
        <w:t>NetworkControlDomain</w:t>
      </w:r>
    </w:p>
    <w:p w:rsidR="001A1E52" w:rsidRDefault="001A1E52" w:rsidP="00871C43">
      <w:pPr>
        <w:pStyle w:val="Aufzhlungszeichen"/>
      </w:pPr>
      <w:r>
        <w:t>Link</w:t>
      </w:r>
    </w:p>
    <w:p w:rsidR="001A1E52" w:rsidRDefault="001A1E52" w:rsidP="00871C43">
      <w:pPr>
        <w:pStyle w:val="Aufzhlungszeichen"/>
      </w:pPr>
      <w:r>
        <w:t>LinkPort</w:t>
      </w:r>
    </w:p>
    <w:p w:rsidR="001A1E52" w:rsidRDefault="001A1E52" w:rsidP="00871C43">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AC0741" w:rsidRPr="004747A7">
        <w:t xml:space="preserve">Figure </w:t>
      </w:r>
      <w:r w:rsidR="00AC0741">
        <w:rPr>
          <w:noProof/>
        </w:rPr>
        <w:t>4</w:t>
      </w:r>
      <w:r>
        <w:fldChar w:fldCharType="end"/>
      </w:r>
      <w:r>
        <w:t xml:space="preserve"> highlights the classes of the Core Information Model, which are part of the </w:t>
      </w:r>
      <w:fldSimple w:instr=" DOCPROPERTY  Technology  \* MERGEFORMAT ">
        <w:r w:rsidR="00AC0741">
          <w:t>Ethernet PHY</w:t>
        </w:r>
      </w:fldSimple>
      <w:r w:rsidR="003D7091">
        <w:t xml:space="preserve"> </w:t>
      </w:r>
      <w:r>
        <w:t>Information Model.</w:t>
      </w:r>
    </w:p>
    <w:p w:rsidR="001A1E52" w:rsidRDefault="00F339AC" w:rsidP="00273BA0">
      <w:pPr>
        <w:pStyle w:val="Beschriftung"/>
      </w:pPr>
      <w:r>
        <w:rPr>
          <w:noProof/>
          <w:lang w:val="de-DE" w:eastAsia="de-DE"/>
        </w:rPr>
        <w:lastRenderedPageBreak/>
        <w:drawing>
          <wp:inline distT="0" distB="0" distL="0" distR="0">
            <wp:extent cx="5098415" cy="5426075"/>
            <wp:effectExtent l="0" t="0" r="6985" b="3175"/>
            <wp:docPr id="77"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8415" cy="5426075"/>
                    </a:xfrm>
                    <a:prstGeom prst="rect">
                      <a:avLst/>
                    </a:prstGeom>
                    <a:noFill/>
                    <a:ln>
                      <a:noFill/>
                    </a:ln>
                  </pic:spPr>
                </pic:pic>
              </a:graphicData>
            </a:graphic>
          </wp:inline>
        </w:drawing>
      </w:r>
    </w:p>
    <w:p w:rsidR="001A1E52" w:rsidRDefault="001A1E52" w:rsidP="00273BA0">
      <w:pPr>
        <w:pStyle w:val="Beschriftung"/>
      </w:pPr>
      <w:bookmarkStart w:id="331" w:name="_Ref467578304"/>
      <w:bookmarkStart w:id="332" w:name="_Toc2841776"/>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AC0741">
        <w:rPr>
          <w:noProof/>
        </w:rPr>
        <w:t>4</w:t>
      </w:r>
      <w:r w:rsidR="009A602F">
        <w:rPr>
          <w:noProof/>
        </w:rPr>
        <w:fldChar w:fldCharType="end"/>
      </w:r>
      <w:bookmarkEnd w:id="331"/>
      <w:r w:rsidRPr="004747A7">
        <w:t>: Usage of ONF Core Information Model 1.</w:t>
      </w:r>
      <w:r>
        <w:t>2</w:t>
      </w:r>
      <w:bookmarkEnd w:id="332"/>
    </w:p>
    <w:p w:rsidR="001A1E52" w:rsidRDefault="001A1E52" w:rsidP="006C7BAA">
      <w:pPr>
        <w:pStyle w:val="Text"/>
      </w:pPr>
      <w:r>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347"/>
      </w:tblGrid>
      <w:tr w:rsidR="005D4D78" w:rsidTr="00EE5245">
        <w:trPr>
          <w:tblHeader/>
          <w:jc w:val="center"/>
        </w:trPr>
        <w:tc>
          <w:tcPr>
            <w:tcW w:w="2376" w:type="dxa"/>
            <w:shd w:val="clear" w:color="auto" w:fill="auto"/>
          </w:tcPr>
          <w:p w:rsidR="005D4D78" w:rsidRPr="006B65B1" w:rsidRDefault="005D4D78" w:rsidP="005D4D78">
            <w:pPr>
              <w:pStyle w:val="berschrift8"/>
            </w:pPr>
            <w:r w:rsidRPr="006B65B1">
              <w:t>layerProtocolName</w:t>
            </w:r>
          </w:p>
        </w:tc>
        <w:tc>
          <w:tcPr>
            <w:tcW w:w="3347" w:type="dxa"/>
            <w:shd w:val="clear" w:color="auto" w:fill="auto"/>
          </w:tcPr>
          <w:p w:rsidR="005D4D78" w:rsidRPr="006B65B1" w:rsidRDefault="005D4D78" w:rsidP="005D4D78">
            <w:pPr>
              <w:pStyle w:val="berschrift8"/>
            </w:pPr>
            <w:r w:rsidRPr="006B65B1">
              <w:t>Type of *_Pac</w:t>
            </w:r>
          </w:p>
        </w:tc>
      </w:tr>
      <w:tr w:rsidR="005D4D78" w:rsidTr="00EE5245">
        <w:trPr>
          <w:jc w:val="center"/>
        </w:trPr>
        <w:tc>
          <w:tcPr>
            <w:tcW w:w="2376" w:type="dxa"/>
            <w:shd w:val="clear" w:color="auto" w:fill="auto"/>
          </w:tcPr>
          <w:p w:rsidR="005D4D78" w:rsidRPr="006B65B1" w:rsidRDefault="005D4D78" w:rsidP="005D4D78">
            <w:pPr>
              <w:pStyle w:val="Text"/>
            </w:pPr>
            <w:r w:rsidRPr="006B65B1">
              <w:t>ETC</w:t>
            </w:r>
          </w:p>
        </w:tc>
        <w:tc>
          <w:tcPr>
            <w:tcW w:w="3347" w:type="dxa"/>
            <w:shd w:val="clear" w:color="auto" w:fill="auto"/>
          </w:tcPr>
          <w:p w:rsidR="005D4D78" w:rsidRPr="006B65B1" w:rsidRDefault="005D4D78" w:rsidP="005D4D78">
            <w:pPr>
              <w:pStyle w:val="Text"/>
            </w:pPr>
            <w:r w:rsidRPr="006B65B1">
              <w:t>E</w:t>
            </w:r>
            <w:r w:rsidR="00EE5245">
              <w:t>thernet</w:t>
            </w:r>
            <w:r w:rsidRPr="006B65B1">
              <w:t>Container</w:t>
            </w:r>
          </w:p>
        </w:tc>
      </w:tr>
      <w:tr w:rsidR="00EE5245" w:rsidTr="00EE5245">
        <w:trPr>
          <w:jc w:val="center"/>
        </w:trPr>
        <w:tc>
          <w:tcPr>
            <w:tcW w:w="2376" w:type="dxa"/>
            <w:shd w:val="clear" w:color="auto" w:fill="auto"/>
          </w:tcPr>
          <w:p w:rsidR="00EE5245" w:rsidRPr="006B65B1" w:rsidRDefault="00EE5245" w:rsidP="00725C35">
            <w:pPr>
              <w:pStyle w:val="Text"/>
            </w:pPr>
            <w:r w:rsidRPr="006B65B1">
              <w:t>MWS</w:t>
            </w:r>
          </w:p>
        </w:tc>
        <w:tc>
          <w:tcPr>
            <w:tcW w:w="3347" w:type="dxa"/>
            <w:shd w:val="clear" w:color="auto" w:fill="auto"/>
          </w:tcPr>
          <w:p w:rsidR="00EE5245" w:rsidRPr="006B65B1" w:rsidRDefault="00EE5245" w:rsidP="00EE5245">
            <w:pPr>
              <w:pStyle w:val="Text"/>
            </w:pPr>
            <w:r>
              <w:t>PureEthernet</w:t>
            </w:r>
            <w:r w:rsidRPr="006B65B1">
              <w:t>Structure</w:t>
            </w:r>
          </w:p>
        </w:tc>
      </w:tr>
      <w:tr w:rsidR="005D4D78" w:rsidTr="00EE5245">
        <w:trPr>
          <w:jc w:val="center"/>
        </w:trPr>
        <w:tc>
          <w:tcPr>
            <w:tcW w:w="2376" w:type="dxa"/>
            <w:shd w:val="clear" w:color="auto" w:fill="auto"/>
          </w:tcPr>
          <w:p w:rsidR="005D4D78" w:rsidRPr="006B65B1" w:rsidRDefault="00EE5245" w:rsidP="005D4D78">
            <w:pPr>
              <w:pStyle w:val="Text"/>
            </w:pPr>
            <w:r>
              <w:t>PHY</w:t>
            </w:r>
            <w:r w:rsidR="005D4D78" w:rsidRPr="006B65B1">
              <w:t>PS</w:t>
            </w:r>
          </w:p>
        </w:tc>
        <w:tc>
          <w:tcPr>
            <w:tcW w:w="3347" w:type="dxa"/>
            <w:shd w:val="clear" w:color="auto" w:fill="auto"/>
          </w:tcPr>
          <w:p w:rsidR="005D4D78" w:rsidRPr="006B65B1" w:rsidRDefault="00EE5245" w:rsidP="00EE5245">
            <w:pPr>
              <w:pStyle w:val="Text"/>
            </w:pPr>
            <w:r>
              <w:t>Wire</w:t>
            </w:r>
            <w:r w:rsidR="005D4D78" w:rsidRPr="006B65B1">
              <w:t>Interface</w:t>
            </w:r>
          </w:p>
        </w:tc>
      </w:tr>
    </w:tbl>
    <w:p w:rsidR="005D4D78" w:rsidRPr="006C7BAA" w:rsidRDefault="005D4D78" w:rsidP="006C7BAA">
      <w:pPr>
        <w:pStyle w:val="Text"/>
        <w:rPr>
          <w:noProof/>
        </w:rPr>
      </w:pPr>
    </w:p>
    <w:p w:rsidR="001A1E52" w:rsidRDefault="001A1E52" w:rsidP="00666B73">
      <w:pPr>
        <w:pStyle w:val="berschrift2"/>
      </w:pPr>
      <w:bookmarkStart w:id="333" w:name="_Ref457491570"/>
      <w:bookmarkStart w:id="334" w:name="_Ref457491580"/>
      <w:bookmarkStart w:id="335" w:name="_Toc2841727"/>
      <w:r w:rsidRPr="00350B8F">
        <w:lastRenderedPageBreak/>
        <w:t xml:space="preserve">Attachment of </w:t>
      </w:r>
      <w:r>
        <w:t>*_</w:t>
      </w:r>
      <w:r w:rsidRPr="00350B8F">
        <w:t>Pa</w:t>
      </w:r>
      <w:r>
        <w:t>cs</w:t>
      </w:r>
      <w:bookmarkEnd w:id="333"/>
      <w:bookmarkEnd w:id="334"/>
      <w:bookmarkEnd w:id="335"/>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 xml:space="preserve">The </w:t>
      </w:r>
      <w:fldSimple w:instr=" DOCPROPERTY  Technology  \* MERGEFORMAT ">
        <w:r w:rsidR="00AC0741">
          <w:t>Ethernet PHY</w:t>
        </w:r>
      </w:fldSimple>
      <w:r w:rsidR="003D7091">
        <w:t xml:space="preserve"> </w:t>
      </w:r>
      <w:r>
        <w:rPr>
          <w:noProof/>
        </w:rPr>
        <w:t xml:space="preserve">Information Model defines </w:t>
      </w:r>
      <w:r w:rsidR="00EE5245">
        <w:rPr>
          <w:noProof/>
        </w:rPr>
        <w:t>three</w:t>
      </w:r>
      <w:r>
        <w:rPr>
          <w:noProof/>
        </w:rPr>
        <w:t xml:space="preserve"> technology specific conditional packages, pointing to the LayerProtocol:</w:t>
      </w:r>
    </w:p>
    <w:p w:rsidR="001A1E52" w:rsidRDefault="001A1E52" w:rsidP="00871C43">
      <w:pPr>
        <w:pStyle w:val="Aufzhlungszeichen"/>
        <w:rPr>
          <w:noProof/>
        </w:rPr>
      </w:pPr>
      <w:r>
        <w:rPr>
          <w:noProof/>
        </w:rPr>
        <w:t xml:space="preserve">The </w:t>
      </w:r>
      <w:r w:rsidR="00EE5245">
        <w:rPr>
          <w:noProof/>
        </w:rPr>
        <w:t>Wire</w:t>
      </w:r>
      <w:r>
        <w:rPr>
          <w:noProof/>
        </w:rPr>
        <w:t xml:space="preserve">Interface_Pac defines an LTP as </w:t>
      </w:r>
      <w:r w:rsidR="00EE5245">
        <w:rPr>
          <w:noProof/>
        </w:rPr>
        <w:t xml:space="preserve">Ethernet PHY </w:t>
      </w:r>
      <w:r>
        <w:rPr>
          <w:noProof/>
        </w:rPr>
        <w:t>section trail termination point (</w:t>
      </w:r>
      <w:r w:rsidR="00EE5245">
        <w:rPr>
          <w:noProof/>
        </w:rPr>
        <w:t>PHYPS</w:t>
      </w:r>
      <w:r>
        <w:rPr>
          <w:noProof/>
        </w:rPr>
        <w:t>-TTP).</w:t>
      </w:r>
    </w:p>
    <w:p w:rsidR="001A1E52" w:rsidRDefault="001A1E52" w:rsidP="00871C43">
      <w:pPr>
        <w:pStyle w:val="Aufzhlungszeichen"/>
        <w:rPr>
          <w:noProof/>
        </w:rPr>
      </w:pPr>
      <w:r>
        <w:rPr>
          <w:noProof/>
        </w:rPr>
        <w:t xml:space="preserve">The </w:t>
      </w:r>
      <w:r w:rsidR="00EE5245">
        <w:rPr>
          <w:noProof/>
        </w:rPr>
        <w:t>P</w:t>
      </w:r>
      <w:r>
        <w:rPr>
          <w:noProof/>
        </w:rPr>
        <w:t xml:space="preserve">ureEthernetStructure_Pac defines an LTP as </w:t>
      </w:r>
      <w:r w:rsidR="00EE5245">
        <w:rPr>
          <w:noProof/>
        </w:rPr>
        <w:t xml:space="preserve">Ethernet PHY and </w:t>
      </w:r>
      <w:r>
        <w:rPr>
          <w:noProof/>
        </w:rPr>
        <w:t xml:space="preserve">microwave section trail termination point (MWS-TTP) for pure Ethernet </w:t>
      </w:r>
      <w:r w:rsidR="00EE5245">
        <w:rPr>
          <w:noProof/>
        </w:rPr>
        <w:t>transport systems</w:t>
      </w:r>
      <w:r>
        <w:rPr>
          <w:noProof/>
        </w:rPr>
        <w:t>.</w:t>
      </w:r>
    </w:p>
    <w:p w:rsidR="001A1E52" w:rsidRDefault="001A1E52" w:rsidP="00871C43">
      <w:pPr>
        <w:pStyle w:val="Aufzhlungszeichen"/>
        <w:rPr>
          <w:noProof/>
        </w:rPr>
      </w:pPr>
      <w:r>
        <w:rPr>
          <w:noProof/>
        </w:rPr>
        <w:t xml:space="preserve">The EthernetContainter_Pac defines an LTP as a </w:t>
      </w:r>
      <w:r w:rsidR="00EE5245">
        <w:rPr>
          <w:noProof/>
        </w:rPr>
        <w:t xml:space="preserve">Ethernet PHY and </w:t>
      </w:r>
      <w:r>
        <w:rPr>
          <w:noProof/>
        </w:rPr>
        <w:t>microwave client connection termination point (MW-Client-CTP) for an Ethernet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AC0741">
        <w:t xml:space="preserve">Figure </w:t>
      </w:r>
      <w:r w:rsidR="00AC0741">
        <w:rPr>
          <w:noProof/>
        </w:rPr>
        <w:t>5</w:t>
      </w:r>
      <w:r>
        <w:fldChar w:fldCharType="end"/>
      </w:r>
      <w:r w:rsidRPr="006C7BAA">
        <w:t xml:space="preserve"> shows the associations between the LayerProtocol class of the Core </w:t>
      </w:r>
      <w:r>
        <w:t xml:space="preserve">Information </w:t>
      </w:r>
      <w:r w:rsidRPr="006C7BAA">
        <w:t xml:space="preserve">Model and the </w:t>
      </w:r>
      <w:r w:rsidR="00EE5245">
        <w:t>three</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F339AC" w:rsidP="00273BA0">
      <w:pPr>
        <w:pStyle w:val="Beschriftung"/>
      </w:pPr>
      <w:r>
        <w:rPr>
          <w:noProof/>
          <w:lang w:val="de-DE" w:eastAsia="de-DE"/>
        </w:rPr>
        <w:drawing>
          <wp:inline distT="0" distB="0" distL="0" distR="0">
            <wp:extent cx="5408930" cy="4244340"/>
            <wp:effectExtent l="0" t="0" r="1270" b="3810"/>
            <wp:docPr id="78"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930" cy="4244340"/>
                    </a:xfrm>
                    <a:prstGeom prst="rect">
                      <a:avLst/>
                    </a:prstGeom>
                    <a:noFill/>
                    <a:ln>
                      <a:noFill/>
                    </a:ln>
                  </pic:spPr>
                </pic:pic>
              </a:graphicData>
            </a:graphic>
          </wp:inline>
        </w:drawing>
      </w:r>
    </w:p>
    <w:p w:rsidR="001A1E52" w:rsidRPr="006C7BAA" w:rsidRDefault="001A1E52" w:rsidP="00273BA0">
      <w:pPr>
        <w:pStyle w:val="Beschriftung"/>
      </w:pPr>
      <w:bookmarkStart w:id="336" w:name="_Ref467578425"/>
      <w:bookmarkStart w:id="337" w:name="_Toc2841777"/>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AC0741">
        <w:rPr>
          <w:noProof/>
        </w:rPr>
        <w:t>5</w:t>
      </w:r>
      <w:r w:rsidR="009A602F">
        <w:rPr>
          <w:noProof/>
        </w:rPr>
        <w:fldChar w:fldCharType="end"/>
      </w:r>
      <w:bookmarkEnd w:id="336"/>
      <w:r>
        <w:t>: Associations between LayerProtocol and *_Pac</w:t>
      </w:r>
      <w:bookmarkEnd w:id="337"/>
    </w:p>
    <w:p w:rsidR="00C7294D" w:rsidRPr="00FC0ED3" w:rsidRDefault="00C7294D" w:rsidP="00C7294D">
      <w:pPr>
        <w:pStyle w:val="berschrift1"/>
        <w:ind w:left="510" w:hanging="510"/>
      </w:pPr>
      <w:bookmarkStart w:id="338" w:name="_Toc2841728"/>
      <w:r>
        <w:t>Non-Backward Compatibility of the next Version</w:t>
      </w:r>
      <w:bookmarkEnd w:id="338"/>
    </w:p>
    <w:p w:rsidR="00C7294D" w:rsidRDefault="00FE5077" w:rsidP="00C7294D">
      <w:pPr>
        <w:pStyle w:val="Text"/>
      </w:pP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EE5245" w:rsidRPr="001C2D6D">
        <w:rPr>
          <w:rFonts w:ascii="Cambria Math" w:hAnsi="Cambria Math" w:cs="Cambria Math"/>
        </w:rPr>
        <w:t>‑</w:t>
      </w:r>
      <w:r w:rsidR="00EE5245">
        <w:t>v</w:t>
      </w:r>
      <w:fldSimple w:instr=" DOCPROPERTY  &quot;EP IM Version&quot;  \* MERGEFORMAT ">
        <w:r w:rsidR="00AC0741">
          <w:t>1.0</w:t>
        </w:r>
      </w:fldSimple>
      <w:r w:rsidR="00EE5245" w:rsidRPr="002C3E95">
        <w:t xml:space="preserve"> </w:t>
      </w:r>
      <w:r w:rsidR="00C7294D">
        <w:rPr>
          <w:lang w:eastAsia="ja-JP"/>
        </w:rPr>
        <w:t xml:space="preserve">comprises not just the technology specific *_Pacs for managing the </w:t>
      </w:r>
      <w:r w:rsidR="00EE5245">
        <w:rPr>
          <w:lang w:eastAsia="ja-JP"/>
        </w:rPr>
        <w:t>Ethernet PHY</w:t>
      </w:r>
      <w:r w:rsidR="00C7294D">
        <w:rPr>
          <w:lang w:eastAsia="ja-JP"/>
        </w:rPr>
        <w:t xml:space="preserve"> interface, but also </w:t>
      </w:r>
      <w:r w:rsidR="00EE5245">
        <w:rPr>
          <w:lang w:eastAsia="ja-JP"/>
        </w:rPr>
        <w:t xml:space="preserve">elements of the ONF </w:t>
      </w:r>
      <w:r w:rsidR="00C7294D" w:rsidRPr="00E67FD0">
        <w:t>Core Information Model</w:t>
      </w:r>
      <w:r w:rsidR="00C7294D">
        <w:t xml:space="preserve">. Because the next version of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EE5245">
        <w:rPr>
          <w:rFonts w:ascii="Cambria Math" w:hAnsi="Cambria Math" w:cs="Cambria Math"/>
        </w:rPr>
        <w:t xml:space="preserve"> </w:t>
      </w:r>
      <w:r w:rsidR="00C7294D">
        <w:lastRenderedPageBreak/>
        <w:t xml:space="preserve">will require to comprise an updated version of the </w:t>
      </w:r>
      <w:r w:rsidR="00C7294D" w:rsidRPr="00E67FD0">
        <w:t>Core Information Model</w:t>
      </w:r>
      <w:r w:rsidR="00C7294D">
        <w:t xml:space="preserve">, which is not backward compatible, also the next version of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EE5245">
        <w:rPr>
          <w:rFonts w:cs="Arial"/>
        </w:rPr>
        <w:t xml:space="preserve"> </w:t>
      </w:r>
      <w:r w:rsidR="00C7294D">
        <w:t>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AC0741">
        <w:t>9</w:t>
      </w:r>
      <w:r>
        <w:fldChar w:fldCharType="end"/>
      </w:r>
      <w:r>
        <w:t>.</w:t>
      </w:r>
    </w:p>
    <w:p w:rsidR="001A1E52" w:rsidRPr="00461E0D" w:rsidRDefault="001A1E52" w:rsidP="00666B73">
      <w:pPr>
        <w:pStyle w:val="berschrift1"/>
      </w:pPr>
      <w:bookmarkStart w:id="339" w:name="_Ref457827300"/>
      <w:bookmarkStart w:id="340" w:name="_Ref457827303"/>
      <w:bookmarkStart w:id="341" w:name="_Ref457827308"/>
      <w:bookmarkStart w:id="342" w:name="_Toc2841729"/>
      <w:r w:rsidRPr="00461E0D">
        <w:t>Future Work</w:t>
      </w:r>
      <w:bookmarkEnd w:id="339"/>
      <w:bookmarkEnd w:id="340"/>
      <w:bookmarkEnd w:id="341"/>
      <w:bookmarkEnd w:id="342"/>
    </w:p>
    <w:p w:rsidR="00A37D3D" w:rsidRDefault="00D627E6" w:rsidP="00A37D3D">
      <w:pPr>
        <w:pStyle w:val="Text"/>
        <w:rPr>
          <w:lang w:eastAsia="ja-JP"/>
        </w:rPr>
      </w:pPr>
      <w:r>
        <w:rPr>
          <w:lang w:eastAsia="ja-JP"/>
        </w:rPr>
        <w:t xml:space="preserve">It is seen as a problem that </w:t>
      </w:r>
      <w:r w:rsidRPr="002C3E95">
        <w:t>ONF</w:t>
      </w:r>
      <w:r>
        <w:t> </w:t>
      </w:r>
      <w:r w:rsidRPr="002C3E95">
        <w:t>TR</w:t>
      </w:r>
      <w:r>
        <w:noBreakHyphen/>
      </w:r>
      <w:r w:rsidRPr="002C3E95">
        <w:t>532</w:t>
      </w:r>
      <w:r>
        <w:rPr>
          <w:lang w:eastAsia="ja-JP"/>
        </w:rPr>
        <w:t xml:space="preserve"> and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Pr>
          <w:rFonts w:cs="Arial"/>
        </w:rPr>
        <w:t xml:space="preserve"> are not disjunctive in regards to </w:t>
      </w:r>
      <w:r w:rsidR="00A37D3D">
        <w:rPr>
          <w:lang w:eastAsia="ja-JP"/>
        </w:rPr>
        <w:t xml:space="preserve">pureEthernetStructure_Pac and </w:t>
      </w:r>
      <w:r>
        <w:rPr>
          <w:lang w:eastAsia="ja-JP"/>
        </w:rPr>
        <w:t>EthernetContainer_Pac. I</w:t>
      </w:r>
      <w:r w:rsidR="00A37D3D">
        <w:rPr>
          <w:lang w:eastAsia="ja-JP"/>
        </w:rPr>
        <w:t xml:space="preserve">t is considered to decompose </w:t>
      </w:r>
      <w:r>
        <w:rPr>
          <w:lang w:eastAsia="ja-JP"/>
        </w:rPr>
        <w:t xml:space="preserve">both information models </w:t>
      </w:r>
      <w:r w:rsidR="00A37D3D">
        <w:rPr>
          <w:lang w:eastAsia="ja-JP"/>
        </w:rPr>
        <w:t xml:space="preserve">into *_Pacs, make these *_Pacs available </w:t>
      </w:r>
      <w:r>
        <w:rPr>
          <w:lang w:eastAsia="ja-JP"/>
        </w:rPr>
        <w:t>in separate repositories</w:t>
      </w:r>
      <w:r w:rsidR="00A37D3D">
        <w:rPr>
          <w:lang w:eastAsia="ja-JP"/>
        </w:rPr>
        <w:t>, and to just reference these *_Pacs insi</w:t>
      </w:r>
      <w:r>
        <w:rPr>
          <w:lang w:eastAsia="ja-JP"/>
        </w:rPr>
        <w:t xml:space="preserve">de the respective TR documents. </w:t>
      </w:r>
      <w:r w:rsidR="00A37D3D">
        <w:rPr>
          <w:lang w:eastAsia="ja-JP"/>
        </w:rPr>
        <w:t>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 xml:space="preserve">Current version of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D627E6">
        <w:rPr>
          <w:rFonts w:cs="Arial"/>
        </w:rPr>
        <w:t xml:space="preserve"> </w:t>
      </w:r>
      <w:r>
        <w:rPr>
          <w:lang w:eastAsia="ja-JP"/>
        </w:rPr>
        <w:t xml:space="preserve">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This results in a compr</w:t>
      </w:r>
      <w:r w:rsidR="00D627E6">
        <w:t xml:space="preserve">ehensive model for managing </w:t>
      </w:r>
      <w:r>
        <w:t xml:space="preserve">devices. From the controller's and the applications' points of view, these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w:t>
      </w:r>
      <w:r w:rsidR="00D627E6">
        <w:rPr>
          <w:lang w:eastAsia="ja-JP"/>
        </w:rPr>
        <w:t>Ethernet PHY</w:t>
      </w:r>
      <w:r>
        <w:rPr>
          <w:lang w:eastAsia="ja-JP"/>
        </w:rPr>
        <w:t xml:space="preserve"> specific </w:t>
      </w:r>
      <w:r w:rsidR="00164DE5">
        <w:rPr>
          <w:lang w:eastAsia="ja-JP"/>
        </w:rPr>
        <w:t xml:space="preserve">conditional packages </w:t>
      </w:r>
      <w:r>
        <w:rPr>
          <w:lang w:eastAsia="ja-JP"/>
        </w:rPr>
        <w:t xml:space="preserve">also for the ForwardingConstruct and to reference them in the next version of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Pr>
          <w:lang w:eastAsia="ja-JP"/>
        </w:rPr>
        <w:t>.</w:t>
      </w:r>
    </w:p>
    <w:p w:rsidR="00D627E6" w:rsidRDefault="00D627E6" w:rsidP="00A37D3D">
      <w:pPr>
        <w:pStyle w:val="Text"/>
        <w:rPr>
          <w:rFonts w:cs="Arial"/>
        </w:rPr>
      </w:pPr>
      <w:r>
        <w:rPr>
          <w:lang w:eastAsia="ja-JP"/>
        </w:rPr>
        <w:t xml:space="preserve">The next version of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Pr>
          <w:rFonts w:cs="Arial"/>
        </w:rPr>
        <w:t xml:space="preserve"> shall also take benefit from the more advanced modeling of equipment, connectors and topology in later versions of the </w:t>
      </w:r>
      <w:r w:rsidR="007F380D">
        <w:t>Core Information Model. E.g. several attributes, which are detailing characteristics of the SFP, will be replaced to equipment related classes then.</w:t>
      </w:r>
    </w:p>
    <w:p w:rsidR="001A1E52" w:rsidRPr="00AC0741" w:rsidRDefault="001A1E52" w:rsidP="00666B73">
      <w:pPr>
        <w:pStyle w:val="berschrift1"/>
      </w:pPr>
      <w:bookmarkStart w:id="343" w:name="_Ref1203672"/>
      <w:bookmarkStart w:id="344" w:name="_Ref1203676"/>
      <w:bookmarkStart w:id="345" w:name="_Toc2841730"/>
      <w:r w:rsidRPr="00AC0741">
        <w:t>UML Model Files</w:t>
      </w:r>
      <w:bookmarkEnd w:id="343"/>
      <w:bookmarkEnd w:id="344"/>
      <w:bookmarkEnd w:id="345"/>
    </w:p>
    <w:p w:rsidR="00F26529" w:rsidRDefault="00F26529" w:rsidP="00F26529">
      <w:pPr>
        <w:pStyle w:val="Text"/>
      </w:pPr>
      <w:r>
        <w:t xml:space="preserve">The Papyrus export, which is holding the UML modeling files of the </w:t>
      </w:r>
      <w:fldSimple w:instr=" DOCPROPERTY  Title  \* MERGEFORMAT ">
        <w:r w:rsidR="00AC0741">
          <w:t>ONF TR</w:t>
        </w:r>
        <w:r w:rsidR="00AC0741" w:rsidRPr="00AC0741">
          <w:rPr>
            <w:rFonts w:ascii="MS Gothic" w:eastAsia="MS Gothic" w:hAnsi="MS Gothic" w:cs="MS Gothic"/>
          </w:rPr>
          <w:t>‑</w:t>
        </w:r>
        <w:r w:rsidR="00AC0741" w:rsidRPr="00AC0741">
          <w:rPr>
            <w:rFonts w:cs="Arial"/>
          </w:rPr>
          <w:t>541</w:t>
        </w:r>
      </w:fldSimple>
      <w:r w:rsidR="007F380D" w:rsidRPr="001C2D6D">
        <w:rPr>
          <w:rFonts w:ascii="Cambria Math" w:hAnsi="Cambria Math" w:cs="Cambria Math"/>
        </w:rPr>
        <w:t>‑</w:t>
      </w:r>
      <w:r w:rsidR="007F380D">
        <w:t>v</w:t>
      </w:r>
      <w:fldSimple w:instr=" DOCPROPERTY  &quot;EP IM Version&quot;  \* MERGEFORMAT ">
        <w:r w:rsidR="00AC0741">
          <w:t>1.0</w:t>
        </w:r>
      </w:fldSimple>
      <w:r w:rsidR="007F380D" w:rsidRPr="002C3E95">
        <w:t xml:space="preserve"> </w:t>
      </w:r>
      <w:fldSimple w:instr=" DOCPROPERTY  Technology  \* MERGEFORMAT ">
        <w:r w:rsidR="00AC0741">
          <w:t>Ethernet PHY</w:t>
        </w:r>
      </w:fldSimple>
      <w:r w:rsidR="007F380D">
        <w:t xml:space="preserve"> </w:t>
      </w:r>
      <w:r w:rsidR="007F380D" w:rsidRPr="002C3E95">
        <w:t>Information Model</w:t>
      </w:r>
      <w:r w:rsidR="007F380D">
        <w:t xml:space="preserve"> </w:t>
      </w:r>
      <w:r>
        <w:t>can be found on</w:t>
      </w:r>
    </w:p>
    <w:p w:rsidR="00F26529" w:rsidRDefault="002679F3" w:rsidP="00F26529">
      <w:pPr>
        <w:pStyle w:val="Text"/>
        <w:jc w:val="center"/>
      </w:pPr>
      <w:hyperlink r:id="rId16" w:history="1">
        <w:r w:rsidR="00AC0741">
          <w:rPr>
            <w:rStyle w:val="Hyperlink"/>
          </w:rPr>
          <w:t>https://github.com/openBackhaul/wireInterface/tree/TR541v1</w:t>
        </w:r>
      </w:hyperlink>
    </w:p>
    <w:p w:rsidR="00F26529" w:rsidRDefault="00F26529" w:rsidP="00F26529">
      <w:pPr>
        <w:pStyle w:val="Text"/>
      </w:pPr>
    </w:p>
    <w:p w:rsidR="00F26529" w:rsidRPr="00F26529" w:rsidRDefault="00F26529" w:rsidP="00F26529">
      <w:pPr>
        <w:pStyle w:val="Text"/>
      </w:pPr>
      <w:r>
        <w:t>The available .zip file comprises the</w:t>
      </w:r>
    </w:p>
    <w:p w:rsidR="00F26529" w:rsidRDefault="007F380D" w:rsidP="007F380D">
      <w:pPr>
        <w:pStyle w:val="Aufzhlungszeichen"/>
        <w:rPr>
          <w:lang w:eastAsia="ja-JP"/>
        </w:rPr>
      </w:pPr>
      <w:r>
        <w:t>WireInterface_Pac</w:t>
      </w:r>
    </w:p>
    <w:p w:rsidR="007F380D" w:rsidRDefault="007F380D" w:rsidP="007F380D">
      <w:pPr>
        <w:pStyle w:val="Text"/>
        <w:rPr>
          <w:lang w:eastAsia="ja-JP"/>
        </w:rPr>
      </w:pPr>
    </w:p>
    <w:p w:rsidR="00F26529" w:rsidRDefault="00F26529" w:rsidP="001F5D91">
      <w:pPr>
        <w:pStyle w:val="Text"/>
        <w:rPr>
          <w:lang w:eastAsia="ja-JP"/>
        </w:rPr>
      </w:pPr>
      <w:r>
        <w:rPr>
          <w:lang w:eastAsia="ja-JP"/>
        </w:rPr>
        <w:t>and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346" w:name="_Toc2841731"/>
      <w:r w:rsidRPr="00F26529">
        <w:t>YANG Model Files</w:t>
      </w:r>
      <w:bookmarkEnd w:id="346"/>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AC0741">
        <w:rPr>
          <w:lang w:eastAsia="ja-JP"/>
        </w:rPr>
        <w:t>10</w:t>
      </w:r>
      <w:r>
        <w:rPr>
          <w:lang w:eastAsia="ja-JP"/>
        </w:rPr>
        <w:fldChar w:fldCharType="end"/>
      </w:r>
      <w:r>
        <w:rPr>
          <w:lang w:eastAsia="ja-JP"/>
        </w:rPr>
        <w:t xml:space="preserve"> </w:t>
      </w:r>
      <w:r w:rsidR="009D025E">
        <w:rPr>
          <w:lang w:eastAsia="ja-JP"/>
        </w:rPr>
        <w:t>can be found on</w:t>
      </w:r>
    </w:p>
    <w:p w:rsidR="009D025E" w:rsidRDefault="002679F3" w:rsidP="007F380D">
      <w:pPr>
        <w:pStyle w:val="Centered"/>
      </w:pPr>
      <w:hyperlink r:id="rId17" w:history="1">
        <w:r w:rsidR="007F380D" w:rsidRPr="007F380D">
          <w:t>not</w:t>
        </w:r>
      </w:hyperlink>
      <w:r w:rsidR="007F380D" w:rsidRPr="007F380D">
        <w:t xml:space="preserve"> yet generated</w:t>
      </w:r>
    </w:p>
    <w:p w:rsidR="009867B5" w:rsidRDefault="009867B5" w:rsidP="009D025E">
      <w:pPr>
        <w:pStyle w:val="Text"/>
      </w:pPr>
    </w:p>
    <w:p w:rsidR="007937D0" w:rsidRPr="009867B5" w:rsidRDefault="007937D0" w:rsidP="007937D0">
      <w:pPr>
        <w:pStyle w:val="berschrift1"/>
      </w:pPr>
      <w:bookmarkStart w:id="347" w:name="_Toc2841732"/>
      <w:r w:rsidRPr="009867B5">
        <w:lastRenderedPageBreak/>
        <w:t>Interface Simulator</w:t>
      </w:r>
      <w:bookmarkEnd w:id="347"/>
    </w:p>
    <w:p w:rsidR="009867B5" w:rsidRDefault="009867B5" w:rsidP="009867B5">
      <w:pPr>
        <w:pStyle w:val="Text"/>
        <w:rPr>
          <w:lang w:eastAsia="ja-JP"/>
        </w:rPr>
      </w:pPr>
      <w:bookmarkStart w:id="348" w:name="_Toc467168561"/>
      <w:bookmarkStart w:id="349" w:name="_Ref431207217"/>
      <w:bookmarkStart w:id="350" w:name="_Ref431207222"/>
      <w:bookmarkStart w:id="351" w:name="_Ref431207227"/>
      <w:bookmarkStart w:id="352" w:name="_Ref431339794"/>
      <w:bookmarkStart w:id="353" w:name="_Ref431339799"/>
      <w:bookmarkStart w:id="354" w:name="_Ref431339803"/>
      <w:r>
        <w:rPr>
          <w:lang w:eastAsia="ja-JP"/>
        </w:rPr>
        <w:t xml:space="preserve">An Interface Simulator is for supporting application development without own hardware. The Interface Simulator, which </w:t>
      </w:r>
      <w:r w:rsidR="007F380D">
        <w:rPr>
          <w:lang w:eastAsia="ja-JP"/>
        </w:rPr>
        <w:t xml:space="preserve">is implementing the UML model referenced in chapter </w:t>
      </w:r>
      <w:r w:rsidR="007F380D">
        <w:rPr>
          <w:lang w:eastAsia="ja-JP"/>
        </w:rPr>
        <w:fldChar w:fldCharType="begin"/>
      </w:r>
      <w:r w:rsidR="007F380D">
        <w:rPr>
          <w:lang w:eastAsia="ja-JP"/>
        </w:rPr>
        <w:instrText xml:space="preserve"> REF _Ref1203672 \r \h </w:instrText>
      </w:r>
      <w:r w:rsidR="007F380D">
        <w:rPr>
          <w:lang w:eastAsia="ja-JP"/>
        </w:rPr>
      </w:r>
      <w:r w:rsidR="007F380D">
        <w:rPr>
          <w:lang w:eastAsia="ja-JP"/>
        </w:rPr>
        <w:fldChar w:fldCharType="separate"/>
      </w:r>
      <w:r w:rsidR="00AC0741">
        <w:rPr>
          <w:lang w:eastAsia="ja-JP"/>
        </w:rPr>
        <w:t>10</w:t>
      </w:r>
      <w:r w:rsidR="007F380D">
        <w:rPr>
          <w:lang w:eastAsia="ja-JP"/>
        </w:rPr>
        <w:fldChar w:fldCharType="end"/>
      </w:r>
      <w:r w:rsidR="007F380D">
        <w:rPr>
          <w:lang w:eastAsia="ja-JP"/>
        </w:rPr>
        <w:t xml:space="preserve"> can be found on</w:t>
      </w:r>
    </w:p>
    <w:p w:rsidR="007F380D" w:rsidRDefault="002679F3" w:rsidP="007F380D">
      <w:pPr>
        <w:pStyle w:val="Centered"/>
      </w:pPr>
      <w:hyperlink r:id="rId18" w:history="1">
        <w:r w:rsidR="007F380D" w:rsidRPr="007F380D">
          <w:t>not</w:t>
        </w:r>
      </w:hyperlink>
      <w:r w:rsidR="007F380D" w:rsidRPr="007F380D">
        <w:t xml:space="preserve"> yet generated</w:t>
      </w:r>
    </w:p>
    <w:p w:rsidR="009867B5" w:rsidRDefault="009867B5" w:rsidP="009867B5">
      <w:pPr>
        <w:pStyle w:val="Text"/>
        <w:jc w:val="center"/>
      </w:pPr>
    </w:p>
    <w:p w:rsidR="001A1E52" w:rsidRPr="00062D09" w:rsidRDefault="001A1E52" w:rsidP="00666B73">
      <w:pPr>
        <w:pStyle w:val="berschrift1"/>
      </w:pPr>
      <w:bookmarkStart w:id="355" w:name="_Toc2841733"/>
      <w:r w:rsidRPr="00062D09">
        <w:t>Data Dictionary</w:t>
      </w:r>
      <w:bookmarkEnd w:id="348"/>
      <w:bookmarkEnd w:id="355"/>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19"/>
          <w:footerReference w:type="default" r:id="rId20"/>
          <w:pgSz w:w="12240" w:h="15840"/>
          <w:pgMar w:top="1440" w:right="1440" w:bottom="1440" w:left="1440" w:header="720" w:footer="720" w:gutter="0"/>
          <w:cols w:space="720"/>
          <w:titlePg/>
          <w:docGrid w:linePitch="326"/>
        </w:sectPr>
      </w:pPr>
    </w:p>
    <w:p w:rsidR="001A1E52" w:rsidRDefault="007F380D" w:rsidP="007F380D">
      <w:pPr>
        <w:pStyle w:val="berschrift2"/>
      </w:pPr>
      <w:bookmarkStart w:id="356" w:name="_Toc399943271"/>
      <w:bookmarkStart w:id="357" w:name="_Toc2841734"/>
      <w:bookmarkStart w:id="358" w:name="_MON_1508214651"/>
      <w:bookmarkEnd w:id="349"/>
      <w:bookmarkEnd w:id="350"/>
      <w:bookmarkEnd w:id="351"/>
      <w:bookmarkEnd w:id="352"/>
      <w:bookmarkEnd w:id="353"/>
      <w:bookmarkEnd w:id="354"/>
      <w:bookmarkEnd w:id="356"/>
      <w:r w:rsidRPr="00062D09">
        <w:lastRenderedPageBreak/>
        <w:t>WireInterface_</w:t>
      </w:r>
      <w:r w:rsidRPr="007F380D">
        <w:t>Pac</w:t>
      </w:r>
      <w:bookmarkEnd w:id="357"/>
    </w:p>
    <w:p w:rsidR="0054241D" w:rsidRDefault="00C829A1" w:rsidP="0054241D">
      <w:pPr>
        <w:pStyle w:val="Beschriftung"/>
        <w:keepNext/>
      </w:pPr>
      <w:r>
        <w:rPr>
          <w:noProof/>
          <w:lang w:val="de-DE" w:eastAsia="de-DE"/>
        </w:rPr>
        <w:drawing>
          <wp:inline distT="0" distB="0" distL="0" distR="0">
            <wp:extent cx="6931299" cy="5267325"/>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0307 WireInterfaceCD.PNG"/>
                    <pic:cNvPicPr/>
                  </pic:nvPicPr>
                  <pic:blipFill>
                    <a:blip r:embed="rId21">
                      <a:extLst>
                        <a:ext uri="{28A0092B-C50C-407E-A947-70E740481C1C}">
                          <a14:useLocalDpi xmlns:a14="http://schemas.microsoft.com/office/drawing/2010/main" val="0"/>
                        </a:ext>
                      </a:extLst>
                    </a:blip>
                    <a:stretch>
                      <a:fillRect/>
                    </a:stretch>
                  </pic:blipFill>
                  <pic:spPr>
                    <a:xfrm>
                      <a:off x="0" y="0"/>
                      <a:ext cx="6936328" cy="5271147"/>
                    </a:xfrm>
                    <a:prstGeom prst="rect">
                      <a:avLst/>
                    </a:prstGeom>
                  </pic:spPr>
                </pic:pic>
              </a:graphicData>
            </a:graphic>
          </wp:inline>
        </w:drawing>
      </w:r>
    </w:p>
    <w:p w:rsidR="001A1E52" w:rsidRPr="0054241D" w:rsidRDefault="0054241D" w:rsidP="0054241D">
      <w:pPr>
        <w:pStyle w:val="Beschriftung"/>
      </w:pPr>
      <w:bookmarkStart w:id="359" w:name="_Toc2841778"/>
      <w:r>
        <w:t xml:space="preserve">Figure </w:t>
      </w:r>
      <w:r>
        <w:fldChar w:fldCharType="begin"/>
      </w:r>
      <w:r>
        <w:instrText xml:space="preserve"> SEQ Figure \* ARABIC </w:instrText>
      </w:r>
      <w:r>
        <w:fldChar w:fldCharType="separate"/>
      </w:r>
      <w:r w:rsidR="00AC0741">
        <w:rPr>
          <w:noProof/>
        </w:rPr>
        <w:t>6</w:t>
      </w:r>
      <w:r>
        <w:fldChar w:fldCharType="end"/>
      </w:r>
      <w:r>
        <w:t>: WireInterface_Pac</w:t>
      </w:r>
      <w:bookmarkEnd w:id="359"/>
    </w:p>
    <w:p w:rsidR="00F339AC" w:rsidRDefault="00F339AC" w:rsidP="00F339AC">
      <w:pPr>
        <w:pStyle w:val="berschrift3"/>
      </w:pPr>
      <w:bookmarkStart w:id="360" w:name="_Toc2841735"/>
      <w:r w:rsidRPr="00FA3F1C">
        <w:lastRenderedPageBreak/>
        <w:t>WireInterface_Pac</w:t>
      </w:r>
      <w:bookmarkEnd w:id="360"/>
    </w:p>
    <w:p w:rsidR="00F339AC" w:rsidRPr="00DE259A" w:rsidRDefault="00F339AC" w:rsidP="00F339AC">
      <w:r>
        <w:t>Qualified Name: WireModel::ObjectClasses::WireInterface::WireInterface_Pac</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1" w:name="_Toc2841785"/>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5</w:t>
      </w:r>
      <w:r>
        <w:rPr>
          <w:noProof/>
        </w:rPr>
        <w:fldChar w:fldCharType="end"/>
      </w:r>
      <w:r>
        <w:t>: Attributes</w:t>
      </w:r>
      <w:r w:rsidRPr="00484CAE">
        <w:t xml:space="preserve"> </w:t>
      </w:r>
      <w:r>
        <w:t>for WireInterface_Pac</w:t>
      </w:r>
      <w:bookmarkEnd w:id="3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_layerprotocol</w:t>
            </w:r>
          </w:p>
        </w:tc>
        <w:tc>
          <w:tcPr>
            <w:tcW w:w="2126" w:type="dxa"/>
            <w:vAlign w:val="center"/>
          </w:tcPr>
          <w:p w:rsidR="00F339AC" w:rsidRDefault="00F339AC" w:rsidP="00A303CB">
            <w:pPr>
              <w:rPr>
                <w:sz w:val="16"/>
                <w:szCs w:val="16"/>
              </w:rPr>
            </w:pPr>
            <w:r w:rsidRPr="00803FDC">
              <w:rPr>
                <w:sz w:val="16"/>
                <w:szCs w:val="16"/>
              </w:rPr>
              <w:t>LayerProtocol</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_wirebasedinterfacecapability</w:t>
            </w:r>
          </w:p>
        </w:tc>
        <w:tc>
          <w:tcPr>
            <w:tcW w:w="2126" w:type="dxa"/>
            <w:vAlign w:val="center"/>
          </w:tcPr>
          <w:p w:rsidR="00F339AC" w:rsidRDefault="00F339AC" w:rsidP="00A303CB">
            <w:pPr>
              <w:rPr>
                <w:sz w:val="16"/>
                <w:szCs w:val="16"/>
              </w:rPr>
            </w:pPr>
            <w:r w:rsidRPr="00803FDC">
              <w:rPr>
                <w:sz w:val="16"/>
                <w:szCs w:val="16"/>
              </w:rPr>
              <w:t>WireInterfaceCapability</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_wirebasedinterfaceconfiguration</w:t>
            </w:r>
          </w:p>
        </w:tc>
        <w:tc>
          <w:tcPr>
            <w:tcW w:w="2126" w:type="dxa"/>
            <w:vAlign w:val="center"/>
          </w:tcPr>
          <w:p w:rsidR="00F339AC" w:rsidRDefault="00F339AC" w:rsidP="00A303CB">
            <w:pPr>
              <w:rPr>
                <w:sz w:val="16"/>
                <w:szCs w:val="16"/>
              </w:rPr>
            </w:pPr>
            <w:r w:rsidRPr="00803FDC">
              <w:rPr>
                <w:sz w:val="16"/>
                <w:szCs w:val="16"/>
              </w:rPr>
              <w:t>WireInterfaceConfiguration</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_wirebasedinterfacestatus</w:t>
            </w:r>
          </w:p>
        </w:tc>
        <w:tc>
          <w:tcPr>
            <w:tcW w:w="2126" w:type="dxa"/>
            <w:vAlign w:val="center"/>
          </w:tcPr>
          <w:p w:rsidR="00F339AC" w:rsidRDefault="00F339AC" w:rsidP="00A303CB">
            <w:pPr>
              <w:rPr>
                <w:sz w:val="16"/>
                <w:szCs w:val="16"/>
              </w:rPr>
            </w:pPr>
            <w:r w:rsidRPr="00803FDC">
              <w:rPr>
                <w:sz w:val="16"/>
                <w:szCs w:val="16"/>
              </w:rPr>
              <w:t>WireInterfaceStatus</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_wirebasedinterfacecurrentproblems</w:t>
            </w:r>
          </w:p>
        </w:tc>
        <w:tc>
          <w:tcPr>
            <w:tcW w:w="2126" w:type="dxa"/>
            <w:vAlign w:val="center"/>
          </w:tcPr>
          <w:p w:rsidR="00F339AC" w:rsidRDefault="00F339AC" w:rsidP="00A303CB">
            <w:pPr>
              <w:rPr>
                <w:sz w:val="16"/>
                <w:szCs w:val="16"/>
              </w:rPr>
            </w:pPr>
            <w:r w:rsidRPr="00803FDC">
              <w:rPr>
                <w:sz w:val="16"/>
                <w:szCs w:val="16"/>
              </w:rPr>
              <w:t>WireInterfaceCurrentProblems</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_wirebasedinterfacecurrentperformance</w:t>
            </w:r>
          </w:p>
        </w:tc>
        <w:tc>
          <w:tcPr>
            <w:tcW w:w="2126" w:type="dxa"/>
            <w:vAlign w:val="center"/>
          </w:tcPr>
          <w:p w:rsidR="00F339AC" w:rsidRDefault="00F339AC" w:rsidP="00A303CB">
            <w:pPr>
              <w:rPr>
                <w:sz w:val="16"/>
                <w:szCs w:val="16"/>
              </w:rPr>
            </w:pPr>
            <w:r w:rsidRPr="00803FDC">
              <w:rPr>
                <w:sz w:val="16"/>
                <w:szCs w:val="16"/>
              </w:rPr>
              <w:t>WireInterfaceCurrentPerformance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_wirebasedinterfacehistoricalperformances</w:t>
            </w:r>
          </w:p>
        </w:tc>
        <w:tc>
          <w:tcPr>
            <w:tcW w:w="2126" w:type="dxa"/>
            <w:vAlign w:val="center"/>
          </w:tcPr>
          <w:p w:rsidR="00F339AC" w:rsidRDefault="00F339AC" w:rsidP="00A303CB">
            <w:pPr>
              <w:rPr>
                <w:sz w:val="16"/>
                <w:szCs w:val="16"/>
              </w:rPr>
            </w:pPr>
            <w:r w:rsidRPr="00803FDC">
              <w:rPr>
                <w:sz w:val="16"/>
                <w:szCs w:val="16"/>
              </w:rPr>
              <w:t>WireInterfaceHistoricalPerformances</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6A5899">
              <w:rPr>
                <w:color w:val="auto"/>
                <w:sz w:val="16"/>
                <w:szCs w:val="16"/>
              </w:rPr>
              <w:t>See referenced class</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A1F8E" w:rsidRDefault="00FA1F8E" w:rsidP="00FA1F8E">
      <w:pPr>
        <w:pStyle w:val="berschrift3"/>
      </w:pPr>
      <w:bookmarkStart w:id="362" w:name="_Toc2841740"/>
      <w:bookmarkStart w:id="363" w:name="_Toc2841736"/>
      <w:r w:rsidRPr="00FA3F1C">
        <w:t>WireInterfaceCapability</w:t>
      </w:r>
      <w:bookmarkEnd w:id="362"/>
    </w:p>
    <w:p w:rsidR="00FA1F8E" w:rsidRPr="00DE259A" w:rsidRDefault="00FA1F8E" w:rsidP="00FA1F8E">
      <w:r>
        <w:t>Qualified Name: WireModel::ObjectClasses::WireInterface::WireInterfaceCapability</w:t>
      </w:r>
    </w:p>
    <w:p w:rsidR="00FA1F8E" w:rsidRPr="00722D48" w:rsidRDefault="00FA1F8E" w:rsidP="00FA1F8E">
      <w:pPr>
        <w:spacing w:after="0"/>
        <w:rPr>
          <w:color w:val="auto"/>
        </w:rPr>
      </w:pPr>
    </w:p>
    <w:p w:rsidR="00FA1F8E" w:rsidRPr="002B4CF8" w:rsidRDefault="00FA1F8E" w:rsidP="00FA1F8E">
      <w:pPr>
        <w:spacing w:after="0"/>
        <w:rPr>
          <w:color w:val="auto"/>
        </w:rPr>
      </w:pPr>
      <w:r w:rsidRPr="002B4CF8">
        <w:rPr>
          <w:color w:val="auto"/>
        </w:rPr>
        <w:t>Applied stereotypes:</w:t>
      </w:r>
    </w:p>
    <w:p w:rsidR="00FA1F8E" w:rsidRDefault="00FA1F8E" w:rsidP="00FA1F8E">
      <w:pPr>
        <w:pStyle w:val="Listenabsatz"/>
        <w:numPr>
          <w:ilvl w:val="0"/>
          <w:numId w:val="28"/>
        </w:numPr>
        <w:spacing w:before="0" w:after="0" w:line="240" w:lineRule="auto"/>
      </w:pPr>
      <w:r>
        <w:t>OpenModelClass</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FA1F8E" w:rsidRPr="00073611" w:rsidRDefault="00FA1F8E" w:rsidP="00FA1F8E">
      <w:pPr>
        <w:pStyle w:val="Beschriftung"/>
      </w:pPr>
      <w:bookmarkStart w:id="364" w:name="_Toc2841790"/>
      <w:r w:rsidRPr="00484CAE">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Attributes</w:t>
      </w:r>
      <w:r w:rsidRPr="00484CAE">
        <w:t xml:space="preserve"> </w:t>
      </w:r>
      <w:r>
        <w:t>for WireInterfaceCapability</w:t>
      </w:r>
      <w:bookmarkEnd w:id="3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supportedPmdList</w:t>
            </w:r>
          </w:p>
        </w:tc>
        <w:tc>
          <w:tcPr>
            <w:tcW w:w="2126" w:type="dxa"/>
            <w:vAlign w:val="center"/>
          </w:tcPr>
          <w:p w:rsidR="00FA1F8E" w:rsidRDefault="00FA1F8E" w:rsidP="00A303CB">
            <w:pPr>
              <w:rPr>
                <w:sz w:val="16"/>
                <w:szCs w:val="16"/>
              </w:rPr>
            </w:pPr>
            <w:r w:rsidRPr="00803FDC">
              <w:rPr>
                <w:sz w:val="16"/>
                <w:szCs w:val="16"/>
              </w:rPr>
              <w:t>PmdType</w:t>
            </w:r>
          </w:p>
          <w:p w:rsidR="00FA1F8E" w:rsidRPr="00803FDC" w:rsidRDefault="00FA1F8E" w:rsidP="00A303CB">
            <w:pPr>
              <w:rPr>
                <w:sz w:val="16"/>
                <w:szCs w:val="16"/>
              </w:rPr>
            </w:pPr>
            <w:r w:rsidRPr="006A5899">
              <w:rPr>
                <w:color w:val="auto"/>
                <w:sz w:val="16"/>
                <w:szCs w:val="16"/>
              </w:rPr>
              <w:t>./.</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List of Physical Medium Dependent (PMD) that can be operated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autoPmdNegotiationIsAvail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device is supporting auto-negotiation</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autoNegotiationPmdSelectionIsAvail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device is supporting restricting auto-negotiation on a pre-defined list of PMDs</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supportedSignalOrderingList</w:t>
            </w:r>
          </w:p>
        </w:tc>
        <w:tc>
          <w:tcPr>
            <w:tcW w:w="2126" w:type="dxa"/>
            <w:vAlign w:val="center"/>
          </w:tcPr>
          <w:p w:rsidR="00FA1F8E" w:rsidRDefault="00FA1F8E" w:rsidP="00A303CB">
            <w:pPr>
              <w:rPr>
                <w:sz w:val="16"/>
                <w:szCs w:val="16"/>
              </w:rPr>
            </w:pPr>
            <w:r w:rsidRPr="00803FDC">
              <w:rPr>
                <w:sz w:val="16"/>
                <w:szCs w:val="16"/>
              </w:rPr>
              <w:t>SignalOrderingType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Describes the different (e.g. MDI, MDI-X) ways of ordering the signals on the physical medium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autoSignalOrderingIsAvail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there is a mechanism for automatically crossing over tx and rx implemented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configurationOfRxSyncPreferenceIsAvail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Configuration of the behavior during the synchronization of transmitter and receiver is available. This attribute has nothing to do with clock signals.</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miiKind</w:t>
            </w:r>
          </w:p>
        </w:tc>
        <w:tc>
          <w:tcPr>
            <w:tcW w:w="2126" w:type="dxa"/>
            <w:vAlign w:val="center"/>
          </w:tcPr>
          <w:p w:rsidR="00FA1F8E" w:rsidRDefault="00FA1F8E" w:rsidP="00A303CB">
            <w:pPr>
              <w:rPr>
                <w:sz w:val="16"/>
                <w:szCs w:val="16"/>
              </w:rPr>
            </w:pPr>
            <w:r w:rsidRPr="00803FDC">
              <w:rPr>
                <w:sz w:val="16"/>
                <w:szCs w:val="16"/>
              </w:rPr>
              <w:t>MiiKindType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Kind of Medium Independent Interface (MII) provided by this Medium Attachment Unit (MAU) (e.g. SFP, moldered port)</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mdiKind</w:t>
            </w:r>
          </w:p>
        </w:tc>
        <w:tc>
          <w:tcPr>
            <w:tcW w:w="2126" w:type="dxa"/>
            <w:vAlign w:val="center"/>
          </w:tcPr>
          <w:p w:rsidR="00FA1F8E" w:rsidRDefault="00FA1F8E" w:rsidP="00A303CB">
            <w:pPr>
              <w:rPr>
                <w:sz w:val="16"/>
                <w:szCs w:val="16"/>
              </w:rPr>
            </w:pPr>
            <w:r w:rsidRPr="00803FDC">
              <w:rPr>
                <w:sz w:val="16"/>
                <w:szCs w:val="16"/>
              </w:rPr>
              <w:t>MdiKindType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Kind of Medium Dependent Interface (MDI) provided by this Medium Attachment Unit (MAU)</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requiredMediumKind</w:t>
            </w:r>
          </w:p>
        </w:tc>
        <w:tc>
          <w:tcPr>
            <w:tcW w:w="2126" w:type="dxa"/>
            <w:vAlign w:val="center"/>
          </w:tcPr>
          <w:p w:rsidR="00FA1F8E" w:rsidRDefault="00FA1F8E" w:rsidP="00A303CB">
            <w:pPr>
              <w:rPr>
                <w:sz w:val="16"/>
                <w:szCs w:val="16"/>
              </w:rPr>
            </w:pPr>
            <w:r w:rsidRPr="00803FDC">
              <w:rPr>
                <w:sz w:val="16"/>
                <w:szCs w:val="16"/>
              </w:rPr>
              <w:t>MediumKindType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Kind of medium required for operating this Medium Attachment Unit (MAU), more like an information field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wavelengthMin</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0..3</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SFF-8690. Minimum laser wavelength in pico meter, -1 = not applicable, 0 = not known, if (wavelengthMin==wavelengthMax): wavelength cannot be configured; multiplicity=0..3 for 10GBASE-LX4 according to 802.3 53.5. Value to be read from the EPROM of the SFP.</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wavelengthMax</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0..3</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SFF-8690. Maximum laser wavelength in pico meter, -1 = not applicable, 0 = not known, if (wavelengthMax==wavelengthMin): wavelength cannot be configured; multiplicity=0..3 for 10GBASE-LX4 according to 802.3 53.5. Value to be read from the EPROM of the SFP.</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wavelengthGridMin</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SFF-8690. Minimum grid spacing supported by the transceiver, -1 = not applicable, 0 = not known</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shortReachModeIsAvail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Indicates that Short Reach Mode for 10GBASE-T according to 802.3 45.2.1.64 is available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eeeIsAvail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Indicates that Energy-Efficient Ethernet (EEE) is available at the device.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unidirectionalOperationIsAvail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1 = Medium Attachment Unit (MAU) able to transmit from Media Independent Interface (MII) regardless of whether the MAU has determined that a valid link has been established, 0 = MAU able to transmit from MII only when the MAU has determined that a valid link has been established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rxlevelLowThreshold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low RX levels. Value pre-defined by SFP manufacturer (SFF- 8472)</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rxlevelHighThreshold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high RX levels. Value pre-defined by SFP manufacturer (SFF- 8472)</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temperatureLowThreshold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LikelyToChange</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low temperature values. Value pre-defined by SFP manufacturer (SFF- 8472)</w:t>
            </w:r>
          </w:p>
          <w:p w:rsidR="00FA1F8E" w:rsidRPr="00803FDC" w:rsidRDefault="00FA1F8E" w:rsidP="00A303CB">
            <w:pPr>
              <w:spacing w:after="0"/>
              <w:rPr>
                <w:color w:val="auto"/>
                <w:sz w:val="16"/>
                <w:szCs w:val="16"/>
              </w:rPr>
            </w:pPr>
            <w:r w:rsidRPr="00803FDC">
              <w:rPr>
                <w:sz w:val="16"/>
                <w:szCs w:val="16"/>
              </w:rPr>
              <w:t>Might move to somewhere in the Physical Segment of the Core IM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temperatureHighThreshold</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LikelyToChange</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Threshold for alarming high temperature values. Value pre-defined by SFP manufacturer (SFF- 8472)</w:t>
            </w:r>
          </w:p>
          <w:p w:rsidR="00FA1F8E" w:rsidRPr="00803FDC" w:rsidRDefault="00FA1F8E" w:rsidP="00A303CB">
            <w:pPr>
              <w:spacing w:after="0"/>
              <w:rPr>
                <w:color w:val="auto"/>
                <w:sz w:val="16"/>
                <w:szCs w:val="16"/>
              </w:rPr>
            </w:pPr>
            <w:r w:rsidRPr="00803FDC">
              <w:rPr>
                <w:sz w:val="16"/>
                <w:szCs w:val="16"/>
              </w:rPr>
              <w:t>Might move to somewhere in the Physical Segment of the Core IM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supportedAlarmList</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Supported alarms not yet 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Available alarms to be listed. Mandatory: 'rxLos'. Optional: 'txFault', 'tempHigh', 'tempLow', 'rxLevelHigh', 'rxLevelLow', 'vccHigh', 'vccLow', 'txBiasHigh', 'txBiasLow', 'txPowerHigh', 'txPowerLow', 'laserTempHigh', 'laserTempLow', 'tecCurrentHigh', 'tecCurrentLow'. Further alarms might be added by the device.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configurationOfNumberOfBipErrorsPerSesIsAvail</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SET operation on the Line SES threshold defined by aLineSESThreshold in 30.8.1.1.11 of 802.3-2015 is available.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supportedLoopBackKindList</w:t>
            </w:r>
          </w:p>
        </w:tc>
        <w:tc>
          <w:tcPr>
            <w:tcW w:w="2126" w:type="dxa"/>
            <w:vAlign w:val="center"/>
          </w:tcPr>
          <w:p w:rsidR="00FA1F8E" w:rsidRDefault="00FA1F8E" w:rsidP="00A303CB">
            <w:pPr>
              <w:rPr>
                <w:sz w:val="16"/>
                <w:szCs w:val="16"/>
              </w:rPr>
            </w:pPr>
            <w:r w:rsidRPr="00803FDC">
              <w:rPr>
                <w:sz w:val="16"/>
                <w:szCs w:val="16"/>
              </w:rPr>
              <w:t>LoopBackType</w:t>
            </w:r>
          </w:p>
          <w:p w:rsidR="00FA1F8E" w:rsidRPr="00803FDC" w:rsidRDefault="00FA1F8E" w:rsidP="00A303CB">
            <w:pPr>
              <w:rPr>
                <w:sz w:val="16"/>
                <w:szCs w:val="16"/>
              </w:rPr>
            </w:pPr>
            <w:r w:rsidRPr="00E232DE">
              <w:rPr>
                <w:sz w:val="16"/>
                <w:szCs w:val="16"/>
              </w:rPr>
              <w:t>NONE</w:t>
            </w:r>
          </w:p>
        </w:tc>
        <w:tc>
          <w:tcPr>
            <w:tcW w:w="1134" w:type="dxa"/>
            <w:vAlign w:val="center"/>
          </w:tcPr>
          <w:p w:rsidR="00FA1F8E" w:rsidRPr="00803FDC" w:rsidRDefault="00FA1F8E" w:rsidP="00A303CB">
            <w:pPr>
              <w:jc w:val="center"/>
              <w:rPr>
                <w:sz w:val="16"/>
                <w:szCs w:val="16"/>
              </w:rPr>
            </w:pPr>
            <w:r w:rsidRPr="00803FDC">
              <w:rPr>
                <w:sz w:val="16"/>
                <w:szCs w:val="16"/>
              </w:rPr>
              <w:t>1..5</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45.2.1.12.1 PMA remote loopback ability. List of supported kinds of looping back of header information to the remote site.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maintenanceTimerRange</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Range of the maintenance timer not yet 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Available time periods for maintenance configurations (e.g. the loop back) to be described. Concrete values shall be separated by commas (e.g. '10, 60, 360'). Ranges shall be expressed as two values separated by a minus (e.g. '10-360').</w:t>
            </w:r>
          </w:p>
          <w:p w:rsidR="00FA1F8E" w:rsidRPr="00803FDC" w:rsidRDefault="00FA1F8E" w:rsidP="00A303CB">
            <w:pPr>
              <w:spacing w:after="0"/>
              <w:rPr>
                <w:color w:val="auto"/>
                <w:sz w:val="16"/>
                <w:szCs w:val="16"/>
              </w:rPr>
            </w:pPr>
          </w:p>
        </w:tc>
      </w:tr>
    </w:tbl>
    <w:p w:rsidR="00FA1F8E" w:rsidRPr="00F20F4C" w:rsidRDefault="00FA1F8E" w:rsidP="00FA1F8E">
      <w:pPr>
        <w:spacing w:after="0"/>
        <w:rPr>
          <w:color w:val="auto"/>
        </w:rPr>
      </w:pPr>
    </w:p>
    <w:p w:rsidR="00F339AC" w:rsidRDefault="00F339AC" w:rsidP="00F339AC">
      <w:pPr>
        <w:pStyle w:val="berschrift3"/>
      </w:pPr>
      <w:r w:rsidRPr="00FA3F1C">
        <w:t>WireInterfaceConfiguration</w:t>
      </w:r>
      <w:bookmarkEnd w:id="363"/>
    </w:p>
    <w:p w:rsidR="00F339AC" w:rsidRPr="00DE259A" w:rsidRDefault="00F339AC" w:rsidP="00F339AC">
      <w:r>
        <w:t>Qualified Name: WireModel::ObjectClasses::WireInterface::WireInterfaceConfiguration</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5" w:name="_Toc2841786"/>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6</w:t>
      </w:r>
      <w:r>
        <w:rPr>
          <w:noProof/>
        </w:rPr>
        <w:fldChar w:fldCharType="end"/>
      </w:r>
      <w:r>
        <w:t>: Attributes</w:t>
      </w:r>
      <w:r w:rsidRPr="00484CAE">
        <w:t xml:space="preserve"> </w:t>
      </w:r>
      <w:r>
        <w:t>for WireInterfaceConfiguration</w:t>
      </w:r>
      <w:bookmarkEnd w:id="3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wireInterfaceName</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Wire interface name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Text field for the wire interface being named by the operator. Ideally used for entering unique numbers or names for unambiguously identifying the connection within the network</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remoteWireInterfaceName</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Remote wire interface name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Text field for defining the wire interface this one is connected with. Ideally used for entering unique numbers or names for unambiguously identifying the connection within the network</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interfaceIsOn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true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according 30.3.2.2.1 acPhyAdminControl. 1 = Activation of the interface (it gets powered and can be managed even if the transceiver is not yet transmitting or receiving). In case there is no Medium Attachment Unit (MAU) (e.g. no SFP in the cage) SETting (interfaceIsOn=1) must be ignored and GETing must return (interfaceIsOn=0)</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transceiverIsOnList</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1..11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45.2.1.8 PMD transmit disable register (Register 1.9). 1 = Activation of the transmitter and receiver (e.g. laser) of the PHY; transceiverIsOnList[0]:total interface; transceiverIsOnList[1..10] different lanes of a multilane Medium Attachment Unit (MAU)</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autoPmdNegotiationIsOn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(autoPmdNegotiationIsAvail == 1). 1 = Auto-negotiation is switched on</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_fixedPmd</w:t>
            </w:r>
          </w:p>
        </w:tc>
        <w:tc>
          <w:tcPr>
            <w:tcW w:w="2126" w:type="dxa"/>
            <w:vAlign w:val="center"/>
          </w:tcPr>
          <w:p w:rsidR="00F339AC" w:rsidRDefault="00F339AC" w:rsidP="00A303CB">
            <w:pPr>
              <w:rPr>
                <w:sz w:val="16"/>
                <w:szCs w:val="16"/>
              </w:rPr>
            </w:pPr>
            <w:r w:rsidRPr="00803FDC">
              <w:rPr>
                <w:sz w:val="16"/>
                <w:szCs w:val="16"/>
              </w:rPr>
              <w:t>PmdType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If (autoPmdNegotiationIsOn==0) : Configuration of the concrete kind of Physical Medium Dependent (PMD). If (autoNegotiationIsOn=1) value of this field becomes irrelevant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_autoNegotiationPmdList</w:t>
            </w:r>
          </w:p>
        </w:tc>
        <w:tc>
          <w:tcPr>
            <w:tcW w:w="2126" w:type="dxa"/>
            <w:vAlign w:val="center"/>
          </w:tcPr>
          <w:p w:rsidR="00F339AC" w:rsidRDefault="00F339AC" w:rsidP="00A303CB">
            <w:pPr>
              <w:rPr>
                <w:sz w:val="16"/>
                <w:szCs w:val="16"/>
              </w:rPr>
            </w:pPr>
            <w:r w:rsidRPr="00803FDC">
              <w:rPr>
                <w:sz w:val="16"/>
                <w:szCs w:val="16"/>
              </w:rPr>
              <w:t>PmdType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0..*</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If (autoPmdNegotiationIsOn==1) AND (autoNegotiationPmdSelectionIsAvail==1), this list defines the selection of PMDs the automated negotiation process is allowed to choose from. If no entry, the automated negotiation process is allowed to choose from all available PMDs.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autoSignalOrderingIsOn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(autoSignalOrderingIsAvail == 1). 1 = e.g. auto-MDI-X is switched on</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fixedSignalOrderingKind</w:t>
            </w:r>
          </w:p>
        </w:tc>
        <w:tc>
          <w:tcPr>
            <w:tcW w:w="2126" w:type="dxa"/>
            <w:vAlign w:val="center"/>
          </w:tcPr>
          <w:p w:rsidR="00F339AC" w:rsidRDefault="00F339AC" w:rsidP="00A303CB">
            <w:pPr>
              <w:rPr>
                <w:sz w:val="16"/>
                <w:szCs w:val="16"/>
              </w:rPr>
            </w:pPr>
            <w:r w:rsidRPr="00803FDC">
              <w:rPr>
                <w:sz w:val="16"/>
                <w:szCs w:val="16"/>
              </w:rPr>
              <w:t>SignalOrderingType</w:t>
            </w:r>
          </w:p>
          <w:p w:rsidR="00F339AC" w:rsidRPr="00803FDC" w:rsidRDefault="00F339AC" w:rsidP="00A303CB">
            <w:pPr>
              <w:rPr>
                <w:sz w:val="16"/>
                <w:szCs w:val="16"/>
              </w:rPr>
            </w:pPr>
            <w:r w:rsidRPr="00E232DE">
              <w:rPr>
                <w:sz w:val="16"/>
                <w:szCs w:val="16"/>
              </w:rPr>
              <w:t>NOT_YET_DEFINED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If (autoSignalOrderingIsOn==0) configuration of the concrete kind of signal ordering on the media (e.g. MDI, or MDI-X). If (autoSignalOrderingIsOn=1) value of this field becomes irrelevant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wavelengthList</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0..3</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pm</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SFF-8690. Wavelength of the signal of laser in pico meter; multiplicity=0..3 for 10GBASE-LX4 according to 802.3 53.5</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rxSyncPreference</w:t>
            </w:r>
          </w:p>
        </w:tc>
        <w:tc>
          <w:tcPr>
            <w:tcW w:w="2126" w:type="dxa"/>
            <w:vAlign w:val="center"/>
          </w:tcPr>
          <w:p w:rsidR="00F339AC" w:rsidRDefault="00F339AC" w:rsidP="00A303CB">
            <w:pPr>
              <w:rPr>
                <w:sz w:val="16"/>
                <w:szCs w:val="16"/>
              </w:rPr>
            </w:pPr>
            <w:r w:rsidRPr="00803FDC">
              <w:rPr>
                <w:sz w:val="16"/>
                <w:szCs w:val="16"/>
              </w:rPr>
              <w:t>RxSyncPreferenceType</w:t>
            </w:r>
          </w:p>
          <w:p w:rsidR="00F339AC" w:rsidRPr="00803FDC" w:rsidRDefault="00F339AC" w:rsidP="00A303CB">
            <w:pPr>
              <w:rPr>
                <w:sz w:val="16"/>
                <w:szCs w:val="16"/>
              </w:rPr>
            </w:pPr>
            <w:r w:rsidRPr="00E232DE">
              <w:rPr>
                <w:sz w:val="16"/>
                <w:szCs w:val="16"/>
              </w:rPr>
              <w:t>NOT_YET_DEFINED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Only relevant if (configurationOfRxSyncPreferenceIsAvail == 1). Configuration of the behavior during the negotiation of the wire interface (master), which is sending a continuous stream of symbols for the remote site (slave) to synchronize its receiver on it. This attribute is for synchronizing transmitter and receiver and has nothing to do with clock signals.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shortReachModeIsOn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(shortReachModeIsAvail == 1). Activation of the Short Reach Mode for 10GBASE-T according to 802.3 45.2.1.64</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eeeIsOn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(eeeIsAvail == 1). 1 = Energy Efficient Ethernet is activated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unidirectionalOperationIsOn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Only relevant if (unidirectionalOperationIsAvail == 1). 1 = Enable transmit from media independent interface regardless of whether the PHY has determined that a valid link has been established, 0 = Enable transmit from media independent interface only when the PHY has determined that a valid link has been established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problemKindSeverityList</w:t>
            </w:r>
          </w:p>
        </w:tc>
        <w:tc>
          <w:tcPr>
            <w:tcW w:w="2126" w:type="dxa"/>
            <w:vAlign w:val="center"/>
          </w:tcPr>
          <w:p w:rsidR="00F339AC" w:rsidRDefault="00F339AC" w:rsidP="00A303CB">
            <w:pPr>
              <w:rPr>
                <w:sz w:val="16"/>
                <w:szCs w:val="16"/>
              </w:rPr>
            </w:pPr>
            <w:r w:rsidRPr="00803FDC">
              <w:rPr>
                <w:sz w:val="16"/>
                <w:szCs w:val="16"/>
              </w:rPr>
              <w:t>WireInterfaceProblemSeverityType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Severity of the problem to be configured.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numberOfBipErrorsPerSes</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Only relevant if (configurationOfNumberOfBipErrorsPerSesIsAvail == 1). SET operation on the Line SES threshold defined by aLineSESThreshold in 30.8.1.1.11 of 802.3-2015. This attribute configures the minimum number of BIP errors that have to occur in one second to count this second as a SES instead of an ES. According to 802.3, a value of 9835 should be the hardware default value, which should also apply after restarting the interface.</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restartPmdNegotiationIsOn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Source: 802.3. Restarts the auto negotiation process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loopBackKindOn</w:t>
            </w:r>
          </w:p>
        </w:tc>
        <w:tc>
          <w:tcPr>
            <w:tcW w:w="2126" w:type="dxa"/>
            <w:vAlign w:val="center"/>
          </w:tcPr>
          <w:p w:rsidR="00F339AC" w:rsidRDefault="00F339AC" w:rsidP="00A303CB">
            <w:pPr>
              <w:rPr>
                <w:sz w:val="16"/>
                <w:szCs w:val="16"/>
              </w:rPr>
            </w:pPr>
            <w:r w:rsidRPr="00803FDC">
              <w:rPr>
                <w:sz w:val="16"/>
                <w:szCs w:val="16"/>
              </w:rPr>
              <w:t>LoopBackType</w:t>
            </w:r>
          </w:p>
          <w:p w:rsidR="00F339AC" w:rsidRPr="00803FDC" w:rsidRDefault="00F339AC" w:rsidP="00A303CB">
            <w:pPr>
              <w:rPr>
                <w:sz w:val="16"/>
                <w:szCs w:val="16"/>
              </w:rPr>
            </w:pPr>
            <w:r w:rsidRPr="00E232DE">
              <w:rPr>
                <w:sz w:val="16"/>
                <w:szCs w:val="16"/>
              </w:rPr>
              <w:t>NONE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Maintenance Feature. Source:802.3 according 22.2.4.1.2 Loopback. The currently configured type of looping back of the wire interface header shall be expressed here. The received header is returned to the remote site.</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isolationIsOn</w:t>
            </w:r>
          </w:p>
        </w:tc>
        <w:tc>
          <w:tcPr>
            <w:tcW w:w="2126" w:type="dxa"/>
            <w:vAlign w:val="center"/>
          </w:tcPr>
          <w:p w:rsidR="00F339AC" w:rsidRDefault="00F339AC" w:rsidP="00A303CB">
            <w:pPr>
              <w:rPr>
                <w:sz w:val="16"/>
                <w:szCs w:val="16"/>
              </w:rPr>
            </w:pPr>
            <w:r w:rsidRPr="00803FDC">
              <w:rPr>
                <w:sz w:val="16"/>
                <w:szCs w:val="16"/>
              </w:rPr>
              <w:t>Boolean</w:t>
            </w:r>
          </w:p>
          <w:p w:rsidR="00F339AC" w:rsidRPr="00803FDC" w:rsidRDefault="00F339AC" w:rsidP="00A303CB">
            <w:pPr>
              <w:rPr>
                <w:sz w:val="16"/>
                <w:szCs w:val="16"/>
              </w:rPr>
            </w:pPr>
            <w:r w:rsidRPr="00E232DE">
              <w:rPr>
                <w:sz w:val="16"/>
                <w:szCs w:val="16"/>
              </w:rPr>
              <w:t>false</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Experimental</w:t>
            </w:r>
          </w:p>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Maintenance Feature. Source: 802.3. 1 = Activation of the separation of the PHY from higher network layers. Maintenance feature.</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maintenanceTimer</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Time of existence of any maintenance configuration (e.g. the loop back). Valid values are defined in WireInterface::WireInterfaceCapability::maintenanceTimerRange. In case the hardware would implement just a single timer for maintenance at all kinds and instances of interfaces, this attribute should affect this single timer.</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A1F8E" w:rsidRDefault="00FA1F8E" w:rsidP="00FA1F8E">
      <w:pPr>
        <w:pStyle w:val="berschrift3"/>
      </w:pPr>
      <w:bookmarkStart w:id="366" w:name="_Toc2841741"/>
      <w:bookmarkStart w:id="367" w:name="_Toc2841737"/>
      <w:r w:rsidRPr="00FA3F1C">
        <w:t>WireInterfaceStatus</w:t>
      </w:r>
      <w:bookmarkEnd w:id="366"/>
    </w:p>
    <w:p w:rsidR="00FA1F8E" w:rsidRPr="00DE259A" w:rsidRDefault="00FA1F8E" w:rsidP="00FA1F8E">
      <w:r>
        <w:t>Qualified Name: WireModel::ObjectClasses::WireInterface::WireInterfaceStatus</w:t>
      </w:r>
    </w:p>
    <w:p w:rsidR="00FA1F8E" w:rsidRPr="00722D48" w:rsidRDefault="00FA1F8E" w:rsidP="00FA1F8E">
      <w:pPr>
        <w:spacing w:after="0"/>
        <w:rPr>
          <w:color w:val="auto"/>
        </w:rPr>
      </w:pPr>
    </w:p>
    <w:p w:rsidR="00FA1F8E" w:rsidRPr="002B4CF8" w:rsidRDefault="00FA1F8E" w:rsidP="00FA1F8E">
      <w:pPr>
        <w:spacing w:after="0"/>
        <w:rPr>
          <w:color w:val="auto"/>
        </w:rPr>
      </w:pPr>
      <w:r w:rsidRPr="002B4CF8">
        <w:rPr>
          <w:color w:val="auto"/>
        </w:rPr>
        <w:t>Applied stereotypes:</w:t>
      </w:r>
    </w:p>
    <w:p w:rsidR="00FA1F8E" w:rsidRDefault="00FA1F8E" w:rsidP="00FA1F8E">
      <w:pPr>
        <w:pStyle w:val="Listenabsatz"/>
        <w:numPr>
          <w:ilvl w:val="0"/>
          <w:numId w:val="28"/>
        </w:numPr>
        <w:spacing w:before="0" w:after="0" w:line="240" w:lineRule="auto"/>
      </w:pPr>
      <w:r>
        <w:t>OpenModelClass</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A1F8E" w:rsidRPr="001376EC" w:rsidRDefault="00FA1F8E" w:rsidP="00FA1F8E">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A1F8E" w:rsidRPr="00073611" w:rsidRDefault="00FA1F8E" w:rsidP="00FA1F8E">
      <w:pPr>
        <w:pStyle w:val="Beschriftung"/>
      </w:pPr>
      <w:bookmarkStart w:id="368" w:name="_Toc2841791"/>
      <w:r w:rsidRPr="00484CAE">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t>: Attributes</w:t>
      </w:r>
      <w:r w:rsidRPr="00484CAE">
        <w:t xml:space="preserve"> </w:t>
      </w:r>
      <w:r>
        <w:t>for WireInterfaceStatus</w:t>
      </w:r>
      <w:bookmarkEnd w:id="3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lastRenderedPageBreak/>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interfaceIsUp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according 30.3.2.1.7 aPhyAdminState. 1 = A Physical layer entity (PHY) exists (including Medium Attachment Unit (e.g. SFP) ) and it is powered and can be managed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receiveSignalIsDetected</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1..11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45.2.1.9 PMD receive signal detect. 1 = Receiver (e.g. laser) detects signal; receiveSignalIsDetected[0]:total interface; receiveSignalIsDetected[1..10] different lanes of a multilane Medium Attachment Unit (MAU)</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pmdNegotiationState</w:t>
            </w:r>
          </w:p>
        </w:tc>
        <w:tc>
          <w:tcPr>
            <w:tcW w:w="2126" w:type="dxa"/>
            <w:vAlign w:val="center"/>
          </w:tcPr>
          <w:p w:rsidR="00FA1F8E" w:rsidRDefault="00FA1F8E" w:rsidP="00A303CB">
            <w:pPr>
              <w:rPr>
                <w:sz w:val="16"/>
                <w:szCs w:val="16"/>
              </w:rPr>
            </w:pPr>
            <w:r w:rsidRPr="00803FDC">
              <w:rPr>
                <w:sz w:val="16"/>
                <w:szCs w:val="16"/>
              </w:rPr>
              <w:t>pmdNegotiationStateType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802.3. Status of the Physical Medium Dependent (PMD) negotiation process (auto-neg)</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pmdIsUp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Source: Inverse of 802.3 45.2.1.2.3 Fault (1.1.7). If (interfaceIsUp==1) BUT (pmdIsUp==0) : there is a fault in either transmit or receive path</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_pmdCur</w:t>
            </w:r>
          </w:p>
        </w:tc>
        <w:tc>
          <w:tcPr>
            <w:tcW w:w="2126" w:type="dxa"/>
            <w:vAlign w:val="center"/>
          </w:tcPr>
          <w:p w:rsidR="00FA1F8E" w:rsidRDefault="00FA1F8E" w:rsidP="00A303CB">
            <w:pPr>
              <w:rPr>
                <w:sz w:val="16"/>
                <w:szCs w:val="16"/>
              </w:rPr>
            </w:pPr>
            <w:r w:rsidRPr="00803FDC">
              <w:rPr>
                <w:sz w:val="16"/>
                <w:szCs w:val="16"/>
              </w:rPr>
              <w:t>PmdType</w:t>
            </w:r>
          </w:p>
          <w:p w:rsidR="00FA1F8E" w:rsidRPr="00803FDC" w:rsidRDefault="00FA1F8E" w:rsidP="00A303CB">
            <w:pPr>
              <w:rPr>
                <w:sz w:val="16"/>
                <w:szCs w:val="16"/>
              </w:rPr>
            </w:pPr>
            <w:r w:rsidRPr="006A5899">
              <w:rPr>
                <w:color w:val="auto"/>
                <w:sz w:val="16"/>
                <w:szCs w:val="16"/>
              </w:rPr>
              <w:t>./.</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Indicates the kind of Physical Medium Dependent (PMD) currently operated at this interface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signalOrderingKindCur</w:t>
            </w:r>
          </w:p>
        </w:tc>
        <w:tc>
          <w:tcPr>
            <w:tcW w:w="2126" w:type="dxa"/>
            <w:vAlign w:val="center"/>
          </w:tcPr>
          <w:p w:rsidR="00FA1F8E" w:rsidRDefault="00FA1F8E" w:rsidP="00A303CB">
            <w:pPr>
              <w:rPr>
                <w:sz w:val="16"/>
                <w:szCs w:val="16"/>
              </w:rPr>
            </w:pPr>
            <w:r w:rsidRPr="00803FDC">
              <w:rPr>
                <w:sz w:val="16"/>
                <w:szCs w:val="16"/>
              </w:rPr>
              <w:t>SignalOrderingType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Reference on a SignalOrderingType for expressing the currently active way of ordering the signals on the physical medium.</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rxSyncRole</w:t>
            </w:r>
          </w:p>
        </w:tc>
        <w:tc>
          <w:tcPr>
            <w:tcW w:w="2126" w:type="dxa"/>
            <w:vAlign w:val="center"/>
          </w:tcPr>
          <w:p w:rsidR="00FA1F8E" w:rsidRDefault="00FA1F8E" w:rsidP="00A303CB">
            <w:pPr>
              <w:rPr>
                <w:sz w:val="16"/>
                <w:szCs w:val="16"/>
              </w:rPr>
            </w:pPr>
            <w:r w:rsidRPr="00803FDC">
              <w:rPr>
                <w:sz w:val="16"/>
                <w:szCs w:val="16"/>
              </w:rPr>
              <w:t>RxSyncRoleType</w:t>
            </w:r>
          </w:p>
          <w:p w:rsidR="00FA1F8E" w:rsidRPr="00803FDC" w:rsidRDefault="00FA1F8E" w:rsidP="00A303CB">
            <w:pPr>
              <w:rPr>
                <w:sz w:val="16"/>
                <w:szCs w:val="16"/>
              </w:rPr>
            </w:pPr>
            <w:r w:rsidRPr="00E232DE">
              <w:rPr>
                <w:sz w:val="16"/>
                <w:szCs w:val="16"/>
              </w:rPr>
              <w:t>NOT_YET_DEFINED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Experimental</w:t>
            </w:r>
          </w:p>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Indicates the result of the negotiation of the wire interface (master), which is sending a continuous stream of symbols for the remote site (slave) synchronizing its receiver on it</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eeeIsUp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1 = Energy Efficient Ethernet is supported at both ends of the link and it is activated</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linkIsUp</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If (transceiverIsUp==1) AND (linkIsUp==1) : communication is established to the remote site</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linkIsIdle</w:t>
            </w:r>
          </w:p>
        </w:tc>
        <w:tc>
          <w:tcPr>
            <w:tcW w:w="2126" w:type="dxa"/>
            <w:vAlign w:val="center"/>
          </w:tcPr>
          <w:p w:rsidR="00FA1F8E" w:rsidRDefault="00FA1F8E" w:rsidP="00A303CB">
            <w:pPr>
              <w:rPr>
                <w:sz w:val="16"/>
                <w:szCs w:val="16"/>
              </w:rPr>
            </w:pPr>
            <w:r w:rsidRPr="00803FDC">
              <w:rPr>
                <w:sz w:val="16"/>
                <w:szCs w:val="16"/>
              </w:rPr>
              <w:t>Boolean</w:t>
            </w:r>
          </w:p>
          <w:p w:rsidR="00FA1F8E" w:rsidRPr="00803FDC" w:rsidRDefault="00FA1F8E" w:rsidP="00A303CB">
            <w:pPr>
              <w:rPr>
                <w:sz w:val="16"/>
                <w:szCs w:val="16"/>
              </w:rPr>
            </w:pPr>
            <w:r w:rsidRPr="00E232DE">
              <w:rPr>
                <w:sz w:val="16"/>
                <w:szCs w:val="16"/>
              </w:rPr>
              <w:t>false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If (linkIsUp==1) AND (eeeIsAvail==1) AND (eeeIsOn==1) AND (linkIsIdle==1) : link is currently in idle mode. If Energy Efficient Ethernet is not supported or switched off, this attribute must be 0.</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txLevelCur</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Current transmit power</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rxLevelCur</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99</w:t>
            </w:r>
          </w:p>
        </w:tc>
        <w:tc>
          <w:tcPr>
            <w:tcW w:w="1134" w:type="dxa"/>
            <w:vAlign w:val="center"/>
          </w:tcPr>
          <w:p w:rsidR="00FA1F8E" w:rsidRPr="00803FDC" w:rsidRDefault="00FA1F8E" w:rsidP="00A303CB">
            <w:pPr>
              <w:jc w:val="center"/>
              <w:rPr>
                <w:sz w:val="16"/>
                <w:szCs w:val="16"/>
              </w:rPr>
            </w:pPr>
            <w:r w:rsidRPr="00803FDC">
              <w:rPr>
                <w:sz w:val="16"/>
                <w:szCs w:val="16"/>
              </w:rPr>
              <w:t>1..4</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Current receive power; Also used for receive signal power measured at the Medium Dependent Interface (MDI) of 10GBASE-T during training as described in 802.3 55.4.3.1</w:t>
            </w:r>
          </w:p>
          <w:p w:rsidR="00FA1F8E" w:rsidRPr="00803FDC" w:rsidRDefault="00FA1F8E" w:rsidP="00A303CB">
            <w:pPr>
              <w:spacing w:after="0"/>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loopBackKindUp</w:t>
            </w:r>
          </w:p>
        </w:tc>
        <w:tc>
          <w:tcPr>
            <w:tcW w:w="2126" w:type="dxa"/>
            <w:vAlign w:val="center"/>
          </w:tcPr>
          <w:p w:rsidR="00FA1F8E" w:rsidRDefault="00FA1F8E" w:rsidP="00A303CB">
            <w:pPr>
              <w:rPr>
                <w:sz w:val="16"/>
                <w:szCs w:val="16"/>
              </w:rPr>
            </w:pPr>
            <w:r w:rsidRPr="00803FDC">
              <w:rPr>
                <w:sz w:val="16"/>
                <w:szCs w:val="16"/>
              </w:rPr>
              <w:t>LoopBackType</w:t>
            </w:r>
          </w:p>
          <w:p w:rsidR="00FA1F8E" w:rsidRPr="00803FDC" w:rsidRDefault="00FA1F8E" w:rsidP="00A303CB">
            <w:pPr>
              <w:rPr>
                <w:sz w:val="16"/>
                <w:szCs w:val="16"/>
              </w:rPr>
            </w:pPr>
            <w:r w:rsidRPr="00E232DE">
              <w:rPr>
                <w:sz w:val="16"/>
                <w:szCs w:val="16"/>
              </w:rPr>
              <w:t>NONE</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337"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A1F8E" w:rsidRPr="00803FDC" w:rsidRDefault="00FA1F8E" w:rsidP="00A303CB">
            <w:pPr>
              <w:spacing w:after="0"/>
              <w:rPr>
                <w:color w:val="auto"/>
                <w:sz w:val="16"/>
                <w:szCs w:val="16"/>
              </w:rPr>
            </w:pPr>
            <w:r w:rsidRPr="00803FDC">
              <w:rPr>
                <w:sz w:val="16"/>
                <w:szCs w:val="16"/>
              </w:rPr>
              <w:t>The currently active (not just configured) type of looping back of the wire interface header shall be expressed here. The received header is returned to the remote site.</w:t>
            </w:r>
          </w:p>
          <w:p w:rsidR="00FA1F8E" w:rsidRPr="00803FDC" w:rsidRDefault="00FA1F8E" w:rsidP="00A303CB">
            <w:pPr>
              <w:spacing w:after="0"/>
              <w:rPr>
                <w:color w:val="auto"/>
                <w:sz w:val="16"/>
                <w:szCs w:val="16"/>
              </w:rPr>
            </w:pPr>
          </w:p>
        </w:tc>
      </w:tr>
    </w:tbl>
    <w:p w:rsidR="00FA1F8E" w:rsidRPr="00F20F4C" w:rsidRDefault="00FA1F8E" w:rsidP="00FA1F8E">
      <w:pPr>
        <w:spacing w:after="0"/>
        <w:rPr>
          <w:color w:val="auto"/>
        </w:rPr>
      </w:pPr>
    </w:p>
    <w:p w:rsidR="00F339AC" w:rsidRDefault="00F339AC" w:rsidP="00F339AC">
      <w:pPr>
        <w:pStyle w:val="berschrift3"/>
      </w:pPr>
      <w:r w:rsidRPr="00FA3F1C">
        <w:t>WireInterfaceCurrentProblems</w:t>
      </w:r>
      <w:bookmarkEnd w:id="367"/>
    </w:p>
    <w:p w:rsidR="00F339AC" w:rsidRPr="00DE259A" w:rsidRDefault="00F339AC" w:rsidP="00F339AC">
      <w:r>
        <w:t>Qualified Name: WireModel::ObjectClasses::WireInterface::WireInterfaceCurrentProblems</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69" w:name="_Toc2841787"/>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7</w:t>
      </w:r>
      <w:r>
        <w:rPr>
          <w:noProof/>
        </w:rPr>
        <w:fldChar w:fldCharType="end"/>
      </w:r>
      <w:r>
        <w:t>: Attributes</w:t>
      </w:r>
      <w:r w:rsidRPr="00484CAE">
        <w:t xml:space="preserve"> </w:t>
      </w:r>
      <w:r>
        <w:t>for WireInterfaceCurrentProblems</w:t>
      </w:r>
      <w:bookmarkEnd w:id="3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lastRenderedPageBreak/>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currentProblemList</w:t>
            </w:r>
          </w:p>
        </w:tc>
        <w:tc>
          <w:tcPr>
            <w:tcW w:w="2126" w:type="dxa"/>
            <w:vAlign w:val="center"/>
          </w:tcPr>
          <w:p w:rsidR="00F339AC" w:rsidRDefault="00F339AC" w:rsidP="00A303CB">
            <w:pPr>
              <w:rPr>
                <w:sz w:val="16"/>
                <w:szCs w:val="16"/>
              </w:rPr>
            </w:pPr>
            <w:r w:rsidRPr="00803FDC">
              <w:rPr>
                <w:sz w:val="16"/>
                <w:szCs w:val="16"/>
              </w:rPr>
              <w:t>WireInterfaceCurrentProblemType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0..*</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370" w:name="_Toc2841738"/>
      <w:r w:rsidRPr="00FA3F1C">
        <w:t>WireInterfaceCurrentPerformance</w:t>
      </w:r>
      <w:bookmarkEnd w:id="370"/>
    </w:p>
    <w:p w:rsidR="00F339AC" w:rsidRPr="00DE259A" w:rsidRDefault="00F339AC" w:rsidP="00F339AC">
      <w:r>
        <w:t>Qualified Name: WireModel::ObjectClasses::WireInterface::WireInterfaceCurrentPerformance</w:t>
      </w:r>
    </w:p>
    <w:p w:rsidR="00F339AC" w:rsidRPr="002B4CF8" w:rsidRDefault="00F339AC" w:rsidP="00F339AC">
      <w:pPr>
        <w:spacing w:after="0"/>
        <w:rPr>
          <w:color w:val="auto"/>
        </w:rPr>
      </w:pPr>
      <w:r w:rsidRPr="00E07BC7">
        <w:t>Aggregated performance information of the air interface at a particular moment.</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71" w:name="_Toc2841788"/>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8</w:t>
      </w:r>
      <w:r>
        <w:rPr>
          <w:noProof/>
        </w:rPr>
        <w:fldChar w:fldCharType="end"/>
      </w:r>
      <w:r>
        <w:t>: Attributes</w:t>
      </w:r>
      <w:r w:rsidRPr="00484CAE">
        <w:t xml:space="preserve"> </w:t>
      </w:r>
      <w:r>
        <w:t>for WireInterfaceCurrentPerformance</w:t>
      </w:r>
      <w:bookmarkEnd w:id="3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currentPerformanceDataList</w:t>
            </w:r>
          </w:p>
        </w:tc>
        <w:tc>
          <w:tcPr>
            <w:tcW w:w="2126" w:type="dxa"/>
            <w:vAlign w:val="center"/>
          </w:tcPr>
          <w:p w:rsidR="00F339AC" w:rsidRDefault="00F339AC" w:rsidP="00A303CB">
            <w:pPr>
              <w:rPr>
                <w:sz w:val="16"/>
                <w:szCs w:val="16"/>
              </w:rPr>
            </w:pPr>
            <w:r w:rsidRPr="00803FDC">
              <w:rPr>
                <w:sz w:val="16"/>
                <w:szCs w:val="16"/>
              </w:rPr>
              <w:t>WireInterfaceCurrentPerformanceType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1..2</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372" w:name="_Toc2841739"/>
      <w:r w:rsidRPr="00FA3F1C">
        <w:t>WireInterfaceHistoricalPerformances</w:t>
      </w:r>
      <w:bookmarkEnd w:id="372"/>
    </w:p>
    <w:p w:rsidR="00F339AC" w:rsidRPr="00DE259A" w:rsidRDefault="00F339AC" w:rsidP="00F339AC">
      <w:r>
        <w:t>Qualified Name: WireModel::ObjectClasses::WireInterface::WireInterfaceHistoricalPerformances</w:t>
      </w:r>
    </w:p>
    <w:p w:rsidR="00F339AC" w:rsidRPr="002B4CF8" w:rsidRDefault="00F339AC" w:rsidP="00F339AC">
      <w:pPr>
        <w:spacing w:after="0"/>
        <w:rPr>
          <w:color w:val="auto"/>
        </w:rPr>
      </w:pPr>
      <w:r w:rsidRPr="00E07BC7">
        <w:t>Aggregated performance information of the air interface for a pre-defined measurement interval.</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lastRenderedPageBreak/>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373" w:name="_Toc2841789"/>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9</w:t>
      </w:r>
      <w:r>
        <w:rPr>
          <w:noProof/>
        </w:rPr>
        <w:fldChar w:fldCharType="end"/>
      </w:r>
      <w:r>
        <w:t>: Attributes</w:t>
      </w:r>
      <w:r w:rsidRPr="00484CAE">
        <w:t xml:space="preserve"> </w:t>
      </w:r>
      <w:r>
        <w:t>for WireInterfaceHistoricalPerformances</w:t>
      </w:r>
      <w:bookmarkEnd w:id="3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historicalPerformanceDataList</w:t>
            </w:r>
          </w:p>
        </w:tc>
        <w:tc>
          <w:tcPr>
            <w:tcW w:w="2126" w:type="dxa"/>
            <w:vAlign w:val="center"/>
          </w:tcPr>
          <w:p w:rsidR="00F339AC" w:rsidRDefault="00F339AC" w:rsidP="00A303CB">
            <w:pPr>
              <w:rPr>
                <w:sz w:val="16"/>
                <w:szCs w:val="16"/>
              </w:rPr>
            </w:pPr>
            <w:r w:rsidRPr="00803FDC">
              <w:rPr>
                <w:sz w:val="16"/>
                <w:szCs w:val="16"/>
              </w:rPr>
              <w:t>WireInterfaceHistoricalPerformanceType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0..*</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1A1E52" w:rsidRDefault="0054241D" w:rsidP="00666B73">
      <w:pPr>
        <w:pStyle w:val="berschrift2"/>
      </w:pPr>
      <w:bookmarkStart w:id="374" w:name="_Toc2841742"/>
      <w:r>
        <w:lastRenderedPageBreak/>
        <w:t>PureEthernetStructure_Pac</w:t>
      </w:r>
      <w:bookmarkEnd w:id="374"/>
    </w:p>
    <w:p w:rsidR="0054241D" w:rsidRDefault="00F339AC" w:rsidP="0054241D">
      <w:pPr>
        <w:pStyle w:val="Beschriftung"/>
        <w:keepNext/>
      </w:pPr>
      <w:r>
        <w:rPr>
          <w:noProof/>
          <w:lang w:val="de-DE" w:eastAsia="de-DE"/>
        </w:rPr>
        <w:drawing>
          <wp:inline distT="0" distB="0" distL="0" distR="0">
            <wp:extent cx="7565390" cy="4330700"/>
            <wp:effectExtent l="0" t="0" r="0" b="0"/>
            <wp:docPr id="79" name="Bild 79" descr="190201_PureEthernet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90201_PureEthernetStructureC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5390" cy="4330700"/>
                    </a:xfrm>
                    <a:prstGeom prst="rect">
                      <a:avLst/>
                    </a:prstGeom>
                    <a:noFill/>
                    <a:ln>
                      <a:noFill/>
                    </a:ln>
                  </pic:spPr>
                </pic:pic>
              </a:graphicData>
            </a:graphic>
          </wp:inline>
        </w:drawing>
      </w:r>
    </w:p>
    <w:p w:rsidR="001A1E52" w:rsidRDefault="0054241D" w:rsidP="0054241D">
      <w:pPr>
        <w:pStyle w:val="Beschriftung"/>
      </w:pPr>
      <w:bookmarkStart w:id="375" w:name="_Toc2841779"/>
      <w:r w:rsidRPr="0054241D">
        <w:t xml:space="preserve">Figure </w:t>
      </w:r>
      <w:r w:rsidRPr="0054241D">
        <w:fldChar w:fldCharType="begin"/>
      </w:r>
      <w:r w:rsidRPr="0054241D">
        <w:instrText xml:space="preserve"> SEQ Figure \* ARABIC </w:instrText>
      </w:r>
      <w:r w:rsidRPr="0054241D">
        <w:fldChar w:fldCharType="separate"/>
      </w:r>
      <w:r w:rsidR="00AC0741">
        <w:rPr>
          <w:noProof/>
        </w:rPr>
        <w:t>7</w:t>
      </w:r>
      <w:r w:rsidRPr="0054241D">
        <w:fldChar w:fldCharType="end"/>
      </w:r>
      <w:r w:rsidRPr="0054241D">
        <w:t xml:space="preserve">: </w:t>
      </w:r>
      <w:r>
        <w:t>E</w:t>
      </w:r>
      <w:r w:rsidRPr="0054241D">
        <w:t>xemplary PureEthernetStructure_Pac</w:t>
      </w:r>
      <w:bookmarkEnd w:id="375"/>
    </w:p>
    <w:p w:rsidR="0054241D" w:rsidRPr="0054241D" w:rsidRDefault="0054241D" w:rsidP="0054241D">
      <w:pPr>
        <w:rPr>
          <w:lang w:eastAsia="ar-SA"/>
        </w:rPr>
      </w:pPr>
      <w:r>
        <w:rPr>
          <w:lang w:eastAsia="ar-SA"/>
        </w:rPr>
        <w:t xml:space="preserve">Please, see chapter 15.2.1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Pr>
          <w:color w:val="auto"/>
          <w:szCs w:val="20"/>
          <w:lang w:eastAsia="ar-SA"/>
        </w:rPr>
        <w:t xml:space="preserve"> for the exact definition of the </w:t>
      </w:r>
      <w:r>
        <w:t>PureEthernetStructure_Pac</w:t>
      </w:r>
      <w:r>
        <w:rPr>
          <w:color w:val="auto"/>
          <w:szCs w:val="20"/>
          <w:lang w:eastAsia="ar-SA"/>
        </w:rPr>
        <w:t>.</w:t>
      </w:r>
    </w:p>
    <w:p w:rsidR="001A1E52" w:rsidRDefault="0054241D" w:rsidP="00666B73">
      <w:pPr>
        <w:pStyle w:val="berschrift2"/>
      </w:pPr>
      <w:bookmarkStart w:id="376" w:name="_Toc2841743"/>
      <w:r w:rsidRPr="00C80226">
        <w:lastRenderedPageBreak/>
        <w:t>EthernetContainer</w:t>
      </w:r>
      <w:r>
        <w:t>_Pac</w:t>
      </w:r>
      <w:bookmarkEnd w:id="376"/>
    </w:p>
    <w:p w:rsidR="0054241D" w:rsidRDefault="00F339AC" w:rsidP="0054241D">
      <w:pPr>
        <w:pStyle w:val="Beschriftung"/>
        <w:keepNext/>
      </w:pPr>
      <w:r>
        <w:rPr>
          <w:noProof/>
          <w:lang w:val="de-DE" w:eastAsia="de-DE"/>
        </w:rPr>
        <w:drawing>
          <wp:inline distT="0" distB="0" distL="0" distR="0">
            <wp:extent cx="7556500" cy="4563110"/>
            <wp:effectExtent l="0" t="0" r="6350" b="8890"/>
            <wp:docPr id="80" name="Bild 80" descr="190201_Ethernet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90201_EthernetContainerC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6500" cy="4563110"/>
                    </a:xfrm>
                    <a:prstGeom prst="rect">
                      <a:avLst/>
                    </a:prstGeom>
                    <a:noFill/>
                    <a:ln>
                      <a:noFill/>
                    </a:ln>
                  </pic:spPr>
                </pic:pic>
              </a:graphicData>
            </a:graphic>
          </wp:inline>
        </w:drawing>
      </w:r>
    </w:p>
    <w:p w:rsidR="001A1E52" w:rsidRPr="0054241D" w:rsidRDefault="0054241D" w:rsidP="0054241D">
      <w:pPr>
        <w:pStyle w:val="Beschriftung"/>
      </w:pPr>
      <w:bookmarkStart w:id="377" w:name="_Toc2841780"/>
      <w:r w:rsidRPr="0054241D">
        <w:t xml:space="preserve">Figure </w:t>
      </w:r>
      <w:r w:rsidRPr="0054241D">
        <w:fldChar w:fldCharType="begin"/>
      </w:r>
      <w:r w:rsidRPr="0054241D">
        <w:instrText xml:space="preserve"> SEQ Figure \* ARABIC </w:instrText>
      </w:r>
      <w:r w:rsidRPr="0054241D">
        <w:fldChar w:fldCharType="separate"/>
      </w:r>
      <w:r w:rsidR="00AC0741">
        <w:rPr>
          <w:noProof/>
        </w:rPr>
        <w:t>8</w:t>
      </w:r>
      <w:r w:rsidRPr="0054241D">
        <w:fldChar w:fldCharType="end"/>
      </w:r>
      <w:r w:rsidRPr="0054241D">
        <w:t xml:space="preserve">: </w:t>
      </w:r>
      <w:r>
        <w:t>E</w:t>
      </w:r>
      <w:r w:rsidRPr="0054241D">
        <w:t>xemplary EthernetContainer_Pac</w:t>
      </w:r>
      <w:bookmarkEnd w:id="377"/>
    </w:p>
    <w:p w:rsidR="0054241D" w:rsidRPr="0054241D" w:rsidRDefault="0054241D" w:rsidP="0054241D">
      <w:pPr>
        <w:rPr>
          <w:lang w:eastAsia="ar-SA"/>
        </w:rPr>
      </w:pPr>
      <w:r>
        <w:rPr>
          <w:lang w:eastAsia="ar-SA"/>
        </w:rPr>
        <w:t xml:space="preserve">Please, see chapter 15.3.1 in </w:t>
      </w:r>
      <w:r w:rsidRPr="002C3E95">
        <w:rPr>
          <w:color w:val="auto"/>
          <w:szCs w:val="20"/>
          <w:lang w:eastAsia="ar-SA"/>
        </w:rPr>
        <w:t>ONF</w:t>
      </w:r>
      <w:r>
        <w:rPr>
          <w:color w:val="auto"/>
          <w:szCs w:val="20"/>
          <w:lang w:eastAsia="ar-SA"/>
        </w:rPr>
        <w:t> </w:t>
      </w:r>
      <w:r w:rsidRPr="002C3E95">
        <w:rPr>
          <w:color w:val="auto"/>
          <w:szCs w:val="20"/>
          <w:lang w:eastAsia="ar-SA"/>
        </w:rPr>
        <w:t>TR</w:t>
      </w:r>
      <w:r>
        <w:rPr>
          <w:color w:val="auto"/>
          <w:szCs w:val="20"/>
          <w:lang w:eastAsia="ar-SA"/>
        </w:rPr>
        <w:noBreakHyphen/>
      </w:r>
      <w:r w:rsidRPr="002C3E95">
        <w:rPr>
          <w:color w:val="auto"/>
          <w:szCs w:val="20"/>
          <w:lang w:eastAsia="ar-SA"/>
        </w:rPr>
        <w:t>532</w:t>
      </w:r>
      <w:r>
        <w:rPr>
          <w:color w:val="auto"/>
          <w:szCs w:val="20"/>
          <w:lang w:eastAsia="ar-SA"/>
        </w:rPr>
        <w:t>v</w:t>
      </w:r>
      <w:r w:rsidRPr="002C3E95">
        <w:rPr>
          <w:color w:val="auto"/>
          <w:szCs w:val="20"/>
          <w:lang w:eastAsia="ar-SA"/>
        </w:rPr>
        <w:fldChar w:fldCharType="begin"/>
      </w:r>
      <w:r w:rsidRPr="002C3E95">
        <w:rPr>
          <w:color w:val="auto"/>
          <w:szCs w:val="20"/>
          <w:lang w:eastAsia="ar-SA"/>
        </w:rPr>
        <w:instrText xml:space="preserve"> DOCPROPERTY  "MW IM Version"  \* MERGEFORMAT </w:instrText>
      </w:r>
      <w:r w:rsidRPr="002C3E95">
        <w:rPr>
          <w:color w:val="auto"/>
          <w:szCs w:val="20"/>
          <w:lang w:eastAsia="ar-SA"/>
        </w:rPr>
        <w:fldChar w:fldCharType="separate"/>
      </w:r>
      <w:r w:rsidR="00AC0741">
        <w:rPr>
          <w:color w:val="auto"/>
          <w:szCs w:val="20"/>
          <w:lang w:eastAsia="ar-SA"/>
        </w:rPr>
        <w:t>1.1</w:t>
      </w:r>
      <w:r w:rsidRPr="002C3E95">
        <w:rPr>
          <w:color w:val="auto"/>
          <w:szCs w:val="20"/>
          <w:lang w:eastAsia="ar-SA"/>
        </w:rPr>
        <w:fldChar w:fldCharType="end"/>
      </w:r>
      <w:r w:rsidRPr="002C3E95">
        <w:rPr>
          <w:color w:val="auto"/>
          <w:szCs w:val="20"/>
          <w:lang w:eastAsia="ar-SA"/>
        </w:rPr>
        <w:t xml:space="preserve"> Microwave Information Model </w:t>
      </w:r>
      <w:r w:rsidR="00AC0741">
        <w:rPr>
          <w:color w:val="auto"/>
          <w:szCs w:val="20"/>
          <w:lang w:eastAsia="ar-SA"/>
        </w:rPr>
        <w:t>[</w:t>
      </w:r>
      <w:r w:rsidRPr="002C3E95">
        <w:rPr>
          <w:color w:val="auto"/>
          <w:szCs w:val="20"/>
          <w:lang w:eastAsia="ar-SA"/>
        </w:rPr>
        <w:fldChar w:fldCharType="begin"/>
      </w:r>
      <w:r w:rsidRPr="002C3E95">
        <w:rPr>
          <w:color w:val="auto"/>
          <w:szCs w:val="20"/>
          <w:lang w:eastAsia="ar-SA"/>
        </w:rPr>
        <w:instrText xml:space="preserve"> DOCPROPERTY  "MW Reference"  \* MERGEFORMAT </w:instrText>
      </w:r>
      <w:r w:rsidRPr="002C3E95">
        <w:rPr>
          <w:color w:val="auto"/>
          <w:szCs w:val="20"/>
          <w:lang w:eastAsia="ar-SA"/>
        </w:rPr>
        <w:fldChar w:fldCharType="separate"/>
      </w:r>
      <w:r w:rsidR="00AC0741">
        <w:rPr>
          <w:color w:val="auto"/>
          <w:szCs w:val="20"/>
          <w:lang w:eastAsia="ar-SA"/>
        </w:rPr>
        <w:t>ONF MW IM</w:t>
      </w:r>
      <w:r w:rsidRPr="002C3E95">
        <w:rPr>
          <w:color w:val="auto"/>
          <w:szCs w:val="20"/>
          <w:lang w:eastAsia="ar-SA"/>
        </w:rPr>
        <w:fldChar w:fldCharType="end"/>
      </w:r>
      <w:r w:rsidR="00AC0741">
        <w:rPr>
          <w:color w:val="auto"/>
          <w:szCs w:val="20"/>
          <w:lang w:eastAsia="ar-SA"/>
        </w:rPr>
        <w:t>]</w:t>
      </w:r>
      <w:r>
        <w:rPr>
          <w:color w:val="auto"/>
          <w:szCs w:val="20"/>
          <w:lang w:eastAsia="ar-SA"/>
        </w:rPr>
        <w:t xml:space="preserve"> for the exact definition of the </w:t>
      </w:r>
      <w:r w:rsidRPr="0054241D">
        <w:t>EthernetContainer_Pac</w:t>
      </w:r>
      <w:r>
        <w:rPr>
          <w:color w:val="auto"/>
          <w:szCs w:val="20"/>
          <w:lang w:eastAsia="ar-SA"/>
        </w:rPr>
        <w:t>.</w:t>
      </w:r>
    </w:p>
    <w:p w:rsidR="001A1E52" w:rsidRDefault="001A1E52" w:rsidP="00666B73">
      <w:pPr>
        <w:pStyle w:val="berschrift2"/>
      </w:pPr>
      <w:bookmarkStart w:id="378" w:name="_Toc2841744"/>
      <w:r>
        <w:lastRenderedPageBreak/>
        <w:t>Data Types</w:t>
      </w:r>
      <w:bookmarkEnd w:id="378"/>
    </w:p>
    <w:p w:rsidR="00F339AC" w:rsidRDefault="00F339AC" w:rsidP="00F339AC">
      <w:pPr>
        <w:pStyle w:val="berschrift3"/>
      </w:pPr>
      <w:bookmarkStart w:id="379" w:name="_Toc2841745"/>
      <w:r>
        <w:t>PmdType</w:t>
      </w:r>
      <w:bookmarkEnd w:id="379"/>
    </w:p>
    <w:p w:rsidR="00F339AC" w:rsidRPr="00DE259A" w:rsidRDefault="00F339AC" w:rsidP="00F339AC">
      <w:r>
        <w:t>Qualified Name: WireModel::TypeDefinitions::PmdType</w:t>
      </w:r>
    </w:p>
    <w:p w:rsidR="00F339AC" w:rsidRDefault="00F339AC" w:rsidP="00F339AC">
      <w:pPr>
        <w:spacing w:after="0"/>
        <w:rPr>
          <w:color w:val="auto"/>
        </w:rPr>
      </w:pPr>
    </w:p>
    <w:p w:rsidR="00F339AC" w:rsidRDefault="00F339AC" w:rsidP="00F339AC">
      <w:pPr>
        <w:pStyle w:val="Beschriftung"/>
      </w:pPr>
      <w:bookmarkStart w:id="380" w:name="_Toc2841792"/>
      <w:r w:rsidRPr="00FB2C35">
        <w:t xml:space="preserve">Table </w:t>
      </w:r>
      <w:r>
        <w:rPr>
          <w:noProof/>
        </w:rPr>
        <w:fldChar w:fldCharType="begin"/>
      </w:r>
      <w:r>
        <w:rPr>
          <w:noProof/>
        </w:rPr>
        <w:instrText xml:space="preserve"> SEQ Table \* ARABIC </w:instrText>
      </w:r>
      <w:r>
        <w:rPr>
          <w:noProof/>
        </w:rPr>
        <w:fldChar w:fldCharType="separate"/>
      </w:r>
      <w:r w:rsidR="00AC0741">
        <w:rPr>
          <w:noProof/>
        </w:rPr>
        <w:t>12</w:t>
      </w:r>
      <w:r>
        <w:rPr>
          <w:noProof/>
        </w:rPr>
        <w:fldChar w:fldCharType="end"/>
      </w:r>
      <w:r w:rsidRPr="00FB2C35">
        <w:t>: Attributes for PmdType</w:t>
      </w:r>
      <w:bookmarkEnd w:id="3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pmdName</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Name of the PMP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rPr>
                <w:color w:val="auto"/>
                <w:sz w:val="16"/>
                <w:szCs w:val="16"/>
              </w:rPr>
            </w:pPr>
            <w:r w:rsidRPr="00803FDC">
              <w:rPr>
                <w:sz w:val="16"/>
                <w:szCs w:val="16"/>
              </w:rPr>
              <w:t>To be chosen from the following list of PMD names according to IEEE 802.3 '10BASE5', 'FOIRL', '10BASE2', '10BROAD36', '10BASE-T', '10BASE-FP', '10BASE-FB', '10BASE-FL', '100BASE-T4', '100BASE-TX', '100BASE-BX10D', '100BASE-BX10U', '100BASE-FX', '100BASE-LX10', '100BASE-T2', '1000BASE-X', '1000BASE-BX10D', '1000BASE-BX10U', '1000BASE-LX', '1000BASE-LX10', '1000BASE-SX', '1000BASE-CX', '1000BASE-KX', '1000BASE-T', '10GBASE-X', '10GBASE-LX4', '10GBASE-KX4', '10GBASE-R', '10GBASE-ER', '10GBASE-LR', '10GBASE-SR', '10GBASE-LRM', '10GBASE-KR', '10GBASE-T', '10GBASE-PR-D1', '10GBASE-PR-D2', '10GBASE-PR-D3', '10GBASE-PR-D4', '10GBASE-PR-U1', '10GBASE-PR-U2', '10GBASE-PR-U3', '10GBASE-PR-U4', '40GBASE-R', '40GBASE-KR4', '40GBASE-CR4', '40GBASE-SR4', '4x10GBASE-SR', '40GBASE-LR4', '40GBASE-ER4', '40GBASE-FR', '100GBASE-R', '100GBASE-CR4', '100GBASE-KR4', '100GBASE-KP4', '100GBASE-CR10', '100GBASE-SR4', '100GBASE-SR10', '2x40GBASE-SR', '10x10GBASE-SR', '12x10GBASE-SR', '100GBASE-LR4', '100GBASE-ER4' and 'NOT_YET_DEFINED'</w:t>
            </w:r>
          </w:p>
          <w:p w:rsidR="00F339AC" w:rsidRPr="00803FDC" w:rsidRDefault="00F339AC" w:rsidP="00A303CB">
            <w:pPr>
              <w:spacing w:after="0"/>
              <w:contextualSpacing/>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speed</w:t>
            </w: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Speed of the PMP not yet 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Mbit/s</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rPr>
                <w:color w:val="auto"/>
                <w:sz w:val="16"/>
                <w:szCs w:val="16"/>
              </w:rPr>
            </w:pPr>
            <w:r w:rsidRPr="00803FDC">
              <w:rPr>
                <w:sz w:val="16"/>
                <w:szCs w:val="16"/>
              </w:rPr>
              <w:t>Line speed of the PMD. Value to be chosen from '2Mbit/s', '10Mbit/s', '100Mbit/s', '1000Mbit/s', '10Gbit/s', '40Gbit/s' or '100Gbit/s'</w:t>
            </w:r>
          </w:p>
          <w:p w:rsidR="00F339AC" w:rsidRPr="00803FDC" w:rsidRDefault="00F339AC" w:rsidP="00A303CB">
            <w:pPr>
              <w:spacing w:after="0"/>
              <w:contextualSpacing/>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duplex</w:t>
            </w:r>
          </w:p>
        </w:tc>
        <w:tc>
          <w:tcPr>
            <w:tcW w:w="2126" w:type="dxa"/>
            <w:vAlign w:val="center"/>
          </w:tcPr>
          <w:p w:rsidR="00F339AC" w:rsidRDefault="00F339AC" w:rsidP="00A303CB">
            <w:pPr>
              <w:rPr>
                <w:sz w:val="16"/>
                <w:szCs w:val="16"/>
              </w:rPr>
            </w:pPr>
            <w:r w:rsidRPr="00803FDC">
              <w:rPr>
                <w:sz w:val="16"/>
                <w:szCs w:val="16"/>
              </w:rPr>
              <w:t>DuplexType</w:t>
            </w:r>
          </w:p>
          <w:p w:rsidR="00F339AC" w:rsidRPr="00803FDC" w:rsidRDefault="00F339AC" w:rsidP="00A303CB">
            <w:pPr>
              <w:rPr>
                <w:sz w:val="16"/>
                <w:szCs w:val="16"/>
              </w:rPr>
            </w:pPr>
            <w:r w:rsidRPr="00E232DE">
              <w:rPr>
                <w:sz w:val="16"/>
                <w:szCs w:val="16"/>
              </w:rPr>
              <w:t>NOT_YET_DEFINED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rPr>
                <w:color w:val="auto"/>
                <w:sz w:val="16"/>
                <w:szCs w:val="16"/>
              </w:rPr>
            </w:pPr>
            <w:r w:rsidRPr="00803FDC">
              <w:rPr>
                <w:sz w:val="16"/>
                <w:szCs w:val="16"/>
              </w:rPr>
              <w:t>To be expressed, whether the PMD is full duplex or just half duplex</w:t>
            </w:r>
          </w:p>
          <w:p w:rsidR="00F339AC" w:rsidRPr="00803FDC" w:rsidRDefault="00F339AC" w:rsidP="00A303CB">
            <w:pPr>
              <w:spacing w:after="0"/>
              <w:contextualSpacing/>
              <w:rPr>
                <w:color w:val="auto"/>
                <w:sz w:val="16"/>
                <w:szCs w:val="16"/>
              </w:rPr>
            </w:pPr>
          </w:p>
        </w:tc>
      </w:tr>
    </w:tbl>
    <w:p w:rsidR="00F339AC" w:rsidRPr="00A6085E" w:rsidRDefault="00F339AC" w:rsidP="00F339AC">
      <w:pPr>
        <w:spacing w:after="0"/>
        <w:rPr>
          <w:color w:val="auto"/>
        </w:rPr>
      </w:pPr>
    </w:p>
    <w:p w:rsidR="00FA1F8E" w:rsidRDefault="00FA1F8E" w:rsidP="00FA1F8E">
      <w:pPr>
        <w:pStyle w:val="berschrift3"/>
      </w:pPr>
      <w:bookmarkStart w:id="381" w:name="_Toc457510584"/>
      <w:bookmarkStart w:id="382" w:name="_Toc466473153"/>
      <w:bookmarkStart w:id="383" w:name="_Toc2769177"/>
      <w:bookmarkStart w:id="384" w:name="_Toc2841750"/>
      <w:bookmarkStart w:id="385" w:name="_Toc2841746"/>
      <w:r>
        <w:t>WireInterfaceProblemSeverityType</w:t>
      </w:r>
      <w:bookmarkEnd w:id="381"/>
      <w:bookmarkEnd w:id="382"/>
      <w:bookmarkEnd w:id="383"/>
      <w:bookmarkEnd w:id="384"/>
    </w:p>
    <w:p w:rsidR="00FA1F8E" w:rsidRPr="00DE259A" w:rsidRDefault="00FA1F8E" w:rsidP="00FA1F8E">
      <w:r>
        <w:t>Qualified Name: WireModel::TypeDefinitions::WireInterfaceProblemSeverityType</w:t>
      </w:r>
    </w:p>
    <w:p w:rsidR="00FA1F8E" w:rsidRDefault="00FA1F8E" w:rsidP="00FA1F8E">
      <w:pPr>
        <w:spacing w:after="0"/>
        <w:rPr>
          <w:color w:val="auto"/>
        </w:rPr>
      </w:pPr>
    </w:p>
    <w:p w:rsidR="00FA1F8E" w:rsidRDefault="00FA1F8E" w:rsidP="00FA1F8E">
      <w:pPr>
        <w:pStyle w:val="Beschriftung"/>
      </w:pPr>
      <w:bookmarkStart w:id="386" w:name="_Toc462042851"/>
      <w:bookmarkStart w:id="387" w:name="_Toc466204881"/>
      <w:bookmarkStart w:id="388" w:name="_Toc2769195"/>
      <w:bookmarkStart w:id="389" w:name="_Toc2841797"/>
      <w:r w:rsidRPr="00FB2C35">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FB2C35">
        <w:t>: Attributes for WireInterfaceProblemSeverityType</w:t>
      </w:r>
      <w:bookmarkEnd w:id="386"/>
      <w:bookmarkEnd w:id="387"/>
      <w:bookmarkEnd w:id="388"/>
      <w:bookmarkEnd w:id="3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problemKindName</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Problem kind name not defined.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Name of the alarm according to WireInterface::WireInterfaceCapability::supportedAlarms</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lastRenderedPageBreak/>
              <w:t>problemKindSeverity</w:t>
            </w:r>
          </w:p>
        </w:tc>
        <w:tc>
          <w:tcPr>
            <w:tcW w:w="2126" w:type="dxa"/>
            <w:vAlign w:val="center"/>
          </w:tcPr>
          <w:p w:rsidR="00FA1F8E" w:rsidRDefault="00FA1F8E" w:rsidP="00A303CB">
            <w:pPr>
              <w:rPr>
                <w:sz w:val="16"/>
                <w:szCs w:val="16"/>
              </w:rPr>
            </w:pPr>
            <w:r w:rsidRPr="00803FDC">
              <w:rPr>
                <w:sz w:val="16"/>
                <w:szCs w:val="16"/>
              </w:rPr>
              <w:t>SeverityType</w:t>
            </w:r>
          </w:p>
          <w:p w:rsidR="00FA1F8E" w:rsidRPr="00803FDC" w:rsidRDefault="00FA1F8E" w:rsidP="00A303CB">
            <w:pPr>
              <w:rPr>
                <w:sz w:val="16"/>
                <w:szCs w:val="16"/>
              </w:rPr>
            </w:pPr>
            <w:r w:rsidRPr="00E232DE">
              <w:rPr>
                <w:sz w:val="16"/>
                <w:szCs w:val="16"/>
              </w:rPr>
              <w:t>WARNING</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Severity of this type of alarm.</w:t>
            </w:r>
          </w:p>
          <w:p w:rsidR="00FA1F8E" w:rsidRPr="00803FDC" w:rsidRDefault="00FA1F8E" w:rsidP="00A303CB">
            <w:pPr>
              <w:spacing w:after="0"/>
              <w:contextualSpacing/>
              <w:rPr>
                <w:color w:val="auto"/>
                <w:sz w:val="16"/>
                <w:szCs w:val="16"/>
              </w:rPr>
            </w:pPr>
          </w:p>
        </w:tc>
      </w:tr>
    </w:tbl>
    <w:p w:rsidR="00FA1F8E" w:rsidRPr="00A6085E" w:rsidRDefault="00FA1F8E" w:rsidP="00FA1F8E">
      <w:pPr>
        <w:spacing w:after="0"/>
        <w:rPr>
          <w:color w:val="auto"/>
        </w:rPr>
      </w:pPr>
    </w:p>
    <w:p w:rsidR="00FA1F8E" w:rsidRDefault="00FA1F8E" w:rsidP="00FA1F8E">
      <w:pPr>
        <w:pStyle w:val="berschrift3"/>
      </w:pPr>
      <w:bookmarkStart w:id="390" w:name="_Toc2841747"/>
      <w:r>
        <w:t>WireInterfaceCurrentProblemType</w:t>
      </w:r>
      <w:bookmarkEnd w:id="390"/>
    </w:p>
    <w:p w:rsidR="00FA1F8E" w:rsidRPr="00DE259A" w:rsidRDefault="00FA1F8E" w:rsidP="00FA1F8E">
      <w:r>
        <w:t>Qualified Name: WireModel::TypeDefinitions::WireInterfaceCurrentProblemType</w:t>
      </w:r>
    </w:p>
    <w:p w:rsidR="00FA1F8E" w:rsidRDefault="00FA1F8E" w:rsidP="00FA1F8E">
      <w:pPr>
        <w:spacing w:after="0"/>
        <w:rPr>
          <w:color w:val="auto"/>
        </w:rPr>
      </w:pPr>
    </w:p>
    <w:p w:rsidR="00FA1F8E" w:rsidRDefault="00FA1F8E" w:rsidP="00FA1F8E">
      <w:pPr>
        <w:pStyle w:val="Beschriftung"/>
      </w:pPr>
      <w:bookmarkStart w:id="391" w:name="_Toc2841794"/>
      <w:r w:rsidRPr="00FB2C35">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rsidRPr="00FB2C35">
        <w:t>: Attributes for WireInterfaceCurrentProblemType</w:t>
      </w:r>
      <w:bookmarkEnd w:id="3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problemName</w:t>
            </w:r>
          </w:p>
        </w:tc>
        <w:tc>
          <w:tcPr>
            <w:tcW w:w="2126" w:type="dxa"/>
            <w:vAlign w:val="center"/>
          </w:tcPr>
          <w:p w:rsidR="00FA1F8E" w:rsidRDefault="00FA1F8E" w:rsidP="00A303CB">
            <w:pPr>
              <w:rPr>
                <w:sz w:val="16"/>
                <w:szCs w:val="16"/>
              </w:rPr>
            </w:pPr>
            <w:r w:rsidRPr="00803FDC">
              <w:rPr>
                <w:sz w:val="16"/>
                <w:szCs w:val="16"/>
              </w:rPr>
              <w:t>String</w:t>
            </w:r>
          </w:p>
          <w:p w:rsidR="00FA1F8E" w:rsidRPr="00803FDC" w:rsidRDefault="00FA1F8E" w:rsidP="00A303CB">
            <w:pPr>
              <w:rPr>
                <w:sz w:val="16"/>
                <w:szCs w:val="16"/>
              </w:rPr>
            </w:pPr>
            <w:r w:rsidRPr="00E232DE">
              <w:rPr>
                <w:sz w:val="16"/>
                <w:szCs w:val="16"/>
              </w:rPr>
              <w:t>Problem name not specified.</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Name of the alarm according to supportedAlarmList attribute in MauType datatype</w:t>
            </w:r>
          </w:p>
          <w:p w:rsidR="00FA1F8E" w:rsidRPr="00803FDC" w:rsidRDefault="00FA1F8E" w:rsidP="00A303CB">
            <w:pPr>
              <w:spacing w:after="0"/>
              <w:contextualSpacing/>
              <w:rPr>
                <w:color w:val="auto"/>
                <w:sz w:val="16"/>
                <w:szCs w:val="16"/>
              </w:rPr>
            </w:pPr>
          </w:p>
        </w:tc>
      </w:tr>
    </w:tbl>
    <w:p w:rsidR="00FA1F8E" w:rsidRPr="00A6085E" w:rsidRDefault="00FA1F8E" w:rsidP="00FA1F8E">
      <w:pPr>
        <w:spacing w:after="0"/>
        <w:rPr>
          <w:color w:val="auto"/>
        </w:rPr>
      </w:pPr>
    </w:p>
    <w:p w:rsidR="00FA1F8E" w:rsidRDefault="00FA1F8E" w:rsidP="00FA1F8E">
      <w:pPr>
        <w:pStyle w:val="berschrift3"/>
      </w:pPr>
      <w:bookmarkStart w:id="392" w:name="_Toc2841749"/>
      <w:r>
        <w:t>WireInterfacePerformanceType</w:t>
      </w:r>
      <w:bookmarkEnd w:id="392"/>
    </w:p>
    <w:p w:rsidR="00FA1F8E" w:rsidRPr="00DE259A" w:rsidRDefault="00FA1F8E" w:rsidP="00FA1F8E">
      <w:r>
        <w:t>Qualified Name: WireModel::TypeDefinitions::WireInterfacePerformanceType</w:t>
      </w:r>
    </w:p>
    <w:p w:rsidR="00FA1F8E" w:rsidRDefault="00FA1F8E" w:rsidP="00FA1F8E">
      <w:pPr>
        <w:spacing w:after="0"/>
        <w:rPr>
          <w:color w:val="auto"/>
        </w:rPr>
      </w:pPr>
    </w:p>
    <w:p w:rsidR="00FA1F8E" w:rsidRDefault="00FA1F8E" w:rsidP="00FA1F8E">
      <w:pPr>
        <w:pStyle w:val="Beschriftung"/>
      </w:pPr>
      <w:bookmarkStart w:id="393" w:name="_Toc2841796"/>
      <w:r w:rsidRPr="00FB2C35">
        <w:t xml:space="preserve">Table </w:t>
      </w:r>
      <w:r>
        <w:rPr>
          <w:noProof/>
        </w:rPr>
        <w:fldChar w:fldCharType="begin"/>
      </w:r>
      <w:r>
        <w:rPr>
          <w:noProof/>
        </w:rPr>
        <w:instrText xml:space="preserve"> SEQ Table \* ARABIC </w:instrText>
      </w:r>
      <w:r>
        <w:rPr>
          <w:noProof/>
        </w:rPr>
        <w:fldChar w:fldCharType="separate"/>
      </w:r>
      <w:r>
        <w:rPr>
          <w:noProof/>
        </w:rPr>
        <w:t>16</w:t>
      </w:r>
      <w:r>
        <w:rPr>
          <w:noProof/>
        </w:rPr>
        <w:fldChar w:fldCharType="end"/>
      </w:r>
      <w:r w:rsidRPr="00FB2C35">
        <w:t>: Attributes for WireInterfacePerformanceType</w:t>
      </w:r>
      <w:bookmarkEnd w:id="3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A1F8E" w:rsidRPr="00D329F2" w:rsidTr="00A303CB">
        <w:trPr>
          <w:tblHeader/>
        </w:trPr>
        <w:tc>
          <w:tcPr>
            <w:tcW w:w="2320" w:type="dxa"/>
            <w:vAlign w:val="center"/>
          </w:tcPr>
          <w:p w:rsidR="00FA1F8E" w:rsidRPr="00803FDC" w:rsidRDefault="00FA1F8E" w:rsidP="00A303CB">
            <w:pPr>
              <w:spacing w:after="0"/>
              <w:rPr>
                <w:b/>
                <w:sz w:val="16"/>
              </w:rPr>
            </w:pPr>
            <w:r w:rsidRPr="00803FDC">
              <w:rPr>
                <w:b/>
                <w:sz w:val="16"/>
              </w:rPr>
              <w:lastRenderedPageBreak/>
              <w:t>Attribute Name</w:t>
            </w:r>
          </w:p>
        </w:tc>
        <w:tc>
          <w:tcPr>
            <w:tcW w:w="2126" w:type="dxa"/>
            <w:vAlign w:val="center"/>
          </w:tcPr>
          <w:p w:rsidR="00FA1F8E" w:rsidRPr="00803FDC" w:rsidRDefault="00FA1F8E" w:rsidP="00A303CB">
            <w:pPr>
              <w:spacing w:after="0"/>
              <w:rPr>
                <w:b/>
                <w:sz w:val="16"/>
              </w:rPr>
            </w:pPr>
            <w:r w:rsidRPr="00803FDC">
              <w:rPr>
                <w:b/>
                <w:sz w:val="16"/>
              </w:rPr>
              <w:t>Type</w:t>
            </w:r>
            <w:r>
              <w:rPr>
                <w:b/>
                <w:sz w:val="16"/>
              </w:rPr>
              <w:br/>
              <w:t>DefaultValue</w:t>
            </w:r>
          </w:p>
        </w:tc>
        <w:tc>
          <w:tcPr>
            <w:tcW w:w="1134" w:type="dxa"/>
            <w:vAlign w:val="center"/>
          </w:tcPr>
          <w:p w:rsidR="00FA1F8E" w:rsidRPr="00803FDC" w:rsidRDefault="00FA1F8E" w:rsidP="00A303CB">
            <w:pPr>
              <w:spacing w:after="0"/>
              <w:jc w:val="center"/>
              <w:rPr>
                <w:b/>
                <w:sz w:val="16"/>
              </w:rPr>
            </w:pPr>
            <w:r w:rsidRPr="00803FDC">
              <w:rPr>
                <w:b/>
                <w:sz w:val="16"/>
              </w:rPr>
              <w:t>Multiplicity</w:t>
            </w:r>
          </w:p>
        </w:tc>
        <w:tc>
          <w:tcPr>
            <w:tcW w:w="780" w:type="dxa"/>
            <w:vAlign w:val="center"/>
          </w:tcPr>
          <w:p w:rsidR="00FA1F8E" w:rsidRPr="00803FDC" w:rsidRDefault="00FA1F8E" w:rsidP="00A303CB">
            <w:pPr>
              <w:spacing w:after="0"/>
              <w:jc w:val="center"/>
              <w:rPr>
                <w:b/>
                <w:sz w:val="16"/>
              </w:rPr>
            </w:pPr>
            <w:r w:rsidRPr="00803FDC">
              <w:rPr>
                <w:b/>
                <w:sz w:val="16"/>
              </w:rPr>
              <w:t>Access</w:t>
            </w:r>
          </w:p>
        </w:tc>
        <w:tc>
          <w:tcPr>
            <w:tcW w:w="3331" w:type="dxa"/>
            <w:vAlign w:val="center"/>
          </w:tcPr>
          <w:p w:rsidR="00FA1F8E" w:rsidRPr="00803FDC" w:rsidRDefault="00FA1F8E" w:rsidP="00A303CB">
            <w:pPr>
              <w:spacing w:after="0"/>
              <w:rPr>
                <w:b/>
                <w:sz w:val="16"/>
              </w:rPr>
            </w:pPr>
            <w:r w:rsidRPr="00803FDC">
              <w:rPr>
                <w:b/>
                <w:sz w:val="16"/>
              </w:rPr>
              <w:t>Stereotypes</w:t>
            </w:r>
          </w:p>
        </w:tc>
        <w:tc>
          <w:tcPr>
            <w:tcW w:w="3089" w:type="dxa"/>
            <w:vAlign w:val="center"/>
          </w:tcPr>
          <w:p w:rsidR="00FA1F8E" w:rsidRPr="00803FDC" w:rsidRDefault="00FA1F8E" w:rsidP="00A303CB">
            <w:pPr>
              <w:spacing w:after="0"/>
              <w:rPr>
                <w:b/>
                <w:sz w:val="16"/>
              </w:rPr>
            </w:pPr>
            <w:r w:rsidRPr="00803FDC">
              <w:rPr>
                <w:b/>
                <w:sz w:val="16"/>
              </w:rPr>
              <w:t>Description</w:t>
            </w: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es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Number of errored seconds according to 802.3 30.8.1.1.13 aLineESs</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ses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Number of severely errored seconds according to 802.3 30.8.1.1.12 aLineSESs</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symbolErrorDuringCarrier</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Source: 802.3 according to 30.3.2.1.5 aSymbolErrorDuringCarrier. Number of times when valid carrier was present and an invalid data symbol occured.</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lowPowerIdleTransmitterMs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Source: 802.3 similar to 30.3.2.1.8 aTransmitLPIMicroseconds. Number of milliseconds (original counter expresses microseconds), during which the transmitter was in power save mode</w:t>
            </w:r>
          </w:p>
          <w:p w:rsidR="00FA1F8E" w:rsidRPr="00803FDC" w:rsidRDefault="00FA1F8E" w:rsidP="00A303CB">
            <w:pPr>
              <w:spacing w:after="0"/>
              <w:contextualSpacing/>
              <w:rPr>
                <w:color w:val="auto"/>
                <w:sz w:val="16"/>
                <w:szCs w:val="16"/>
              </w:rPr>
            </w:pPr>
          </w:p>
        </w:tc>
      </w:tr>
      <w:tr w:rsidR="00FA1F8E" w:rsidTr="00A303CB">
        <w:trPr>
          <w:cantSplit/>
        </w:trPr>
        <w:tc>
          <w:tcPr>
            <w:tcW w:w="2326" w:type="dxa"/>
            <w:vAlign w:val="center"/>
          </w:tcPr>
          <w:p w:rsidR="00FA1F8E" w:rsidRPr="00803FDC" w:rsidRDefault="00FA1F8E" w:rsidP="00A303CB">
            <w:pPr>
              <w:rPr>
                <w:sz w:val="16"/>
                <w:szCs w:val="16"/>
              </w:rPr>
            </w:pPr>
            <w:r w:rsidRPr="00803FDC">
              <w:rPr>
                <w:sz w:val="16"/>
                <w:szCs w:val="16"/>
              </w:rPr>
              <w:t>lowPowerIdleReceiverMs</w:t>
            </w:r>
          </w:p>
        </w:tc>
        <w:tc>
          <w:tcPr>
            <w:tcW w:w="2126" w:type="dxa"/>
            <w:vAlign w:val="center"/>
          </w:tcPr>
          <w:p w:rsidR="00FA1F8E" w:rsidRDefault="00FA1F8E" w:rsidP="00A303CB">
            <w:pPr>
              <w:rPr>
                <w:sz w:val="16"/>
                <w:szCs w:val="16"/>
              </w:rPr>
            </w:pPr>
            <w:r w:rsidRPr="00803FDC">
              <w:rPr>
                <w:sz w:val="16"/>
                <w:szCs w:val="16"/>
              </w:rPr>
              <w:t>Integer</w:t>
            </w:r>
          </w:p>
          <w:p w:rsidR="00FA1F8E" w:rsidRPr="00803FDC" w:rsidRDefault="00FA1F8E" w:rsidP="00A303CB">
            <w:pPr>
              <w:rPr>
                <w:sz w:val="16"/>
                <w:szCs w:val="16"/>
              </w:rPr>
            </w:pPr>
            <w:r w:rsidRPr="00E232DE">
              <w:rPr>
                <w:sz w:val="16"/>
                <w:szCs w:val="16"/>
              </w:rPr>
              <w:t>-1</w:t>
            </w:r>
          </w:p>
        </w:tc>
        <w:tc>
          <w:tcPr>
            <w:tcW w:w="1134" w:type="dxa"/>
            <w:vAlign w:val="center"/>
          </w:tcPr>
          <w:p w:rsidR="00FA1F8E" w:rsidRPr="00803FDC" w:rsidRDefault="00FA1F8E" w:rsidP="00A303CB">
            <w:pPr>
              <w:jc w:val="center"/>
              <w:rPr>
                <w:sz w:val="16"/>
                <w:szCs w:val="16"/>
              </w:rPr>
            </w:pPr>
            <w:r w:rsidRPr="00803FDC">
              <w:rPr>
                <w:sz w:val="16"/>
                <w:szCs w:val="16"/>
              </w:rPr>
              <w:t>1</w:t>
            </w:r>
          </w:p>
        </w:tc>
        <w:tc>
          <w:tcPr>
            <w:tcW w:w="774" w:type="dxa"/>
            <w:vAlign w:val="center"/>
          </w:tcPr>
          <w:p w:rsidR="00FA1F8E" w:rsidRPr="00803FDC" w:rsidRDefault="00FA1F8E" w:rsidP="00A303CB">
            <w:pPr>
              <w:jc w:val="center"/>
              <w:rPr>
                <w:sz w:val="16"/>
                <w:szCs w:val="16"/>
              </w:rPr>
            </w:pPr>
            <w:r w:rsidRPr="00803FDC">
              <w:rPr>
                <w:sz w:val="16"/>
                <w:szCs w:val="16"/>
              </w:rPr>
              <w:t>R</w:t>
            </w:r>
          </w:p>
        </w:tc>
        <w:tc>
          <w:tcPr>
            <w:tcW w:w="3292" w:type="dxa"/>
          </w:tcPr>
          <w:p w:rsidR="00FA1F8E" w:rsidRPr="00803FDC" w:rsidRDefault="00FA1F8E" w:rsidP="00A303CB">
            <w:pPr>
              <w:spacing w:after="0"/>
              <w:rPr>
                <w:color w:val="auto"/>
                <w:sz w:val="16"/>
                <w:szCs w:val="16"/>
              </w:rPr>
            </w:pPr>
            <w:r w:rsidRPr="00803FDC">
              <w:rPr>
                <w:sz w:val="16"/>
                <w:szCs w:val="16"/>
              </w:rPr>
              <w:t>OpenModelAttribute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ms</w:t>
            </w:r>
          </w:p>
          <w:p w:rsidR="00FA1F8E" w:rsidRDefault="00FA1F8E"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A1F8E" w:rsidRPr="00803FDC" w:rsidRDefault="00FA1F8E" w:rsidP="00A303CB">
            <w:pPr>
              <w:spacing w:after="0"/>
              <w:rPr>
                <w:color w:val="auto"/>
                <w:sz w:val="16"/>
                <w:szCs w:val="16"/>
              </w:rPr>
            </w:pPr>
            <w:r w:rsidRPr="00803FDC">
              <w:rPr>
                <w:sz w:val="16"/>
                <w:szCs w:val="16"/>
              </w:rPr>
              <w:t>Source: 802.3 similar to 30.3.2.1.9 aReceiveLPIMicroseconds. Number of milliseconds (original counter expresses microseconds), during which the receiver was in power save mode</w:t>
            </w:r>
          </w:p>
          <w:p w:rsidR="00FA1F8E" w:rsidRPr="00803FDC" w:rsidRDefault="00FA1F8E" w:rsidP="00A303CB">
            <w:pPr>
              <w:spacing w:after="0"/>
              <w:contextualSpacing/>
              <w:rPr>
                <w:color w:val="auto"/>
                <w:sz w:val="16"/>
                <w:szCs w:val="16"/>
              </w:rPr>
            </w:pPr>
          </w:p>
        </w:tc>
      </w:tr>
    </w:tbl>
    <w:p w:rsidR="00FA1F8E" w:rsidRPr="00A6085E" w:rsidRDefault="00FA1F8E" w:rsidP="00FA1F8E">
      <w:pPr>
        <w:spacing w:after="0"/>
        <w:rPr>
          <w:color w:val="auto"/>
        </w:rPr>
      </w:pPr>
    </w:p>
    <w:p w:rsidR="00F339AC" w:rsidRDefault="00F339AC" w:rsidP="00F339AC">
      <w:pPr>
        <w:pStyle w:val="berschrift3"/>
      </w:pPr>
      <w:r>
        <w:lastRenderedPageBreak/>
        <w:t>WireInterfaceCurrentPerformanceType</w:t>
      </w:r>
      <w:bookmarkEnd w:id="385"/>
    </w:p>
    <w:p w:rsidR="00F339AC" w:rsidRPr="00DE259A" w:rsidRDefault="00F339AC" w:rsidP="00F339AC">
      <w:r>
        <w:t>Qualified Name: WireModel::TypeDefinitions::WireInterfaceCurrentPerformanceType</w:t>
      </w:r>
    </w:p>
    <w:p w:rsidR="00F339AC" w:rsidRPr="002B4CF8" w:rsidRDefault="00F339AC" w:rsidP="00F339AC">
      <w:pPr>
        <w:spacing w:after="0"/>
        <w:rPr>
          <w:color w:val="auto"/>
        </w:rPr>
      </w:pPr>
      <w:r>
        <w:t>Turns performance information into current performance information by inheriting from OTN_CurrentData.</w:t>
      </w:r>
    </w:p>
    <w:p w:rsidR="00F339AC" w:rsidRDefault="00F339AC" w:rsidP="00F339AC">
      <w:pPr>
        <w:spacing w:after="0"/>
        <w:rPr>
          <w:color w:val="auto"/>
        </w:rPr>
      </w:pPr>
    </w:p>
    <w:p w:rsidR="00F339AC" w:rsidRDefault="00F339AC" w:rsidP="00F339AC">
      <w:pPr>
        <w:pStyle w:val="Beschriftung"/>
      </w:pPr>
      <w:bookmarkStart w:id="394" w:name="_Toc2841793"/>
      <w:r w:rsidRPr="00FB2C35">
        <w:t xml:space="preserve">Table </w:t>
      </w:r>
      <w:r>
        <w:rPr>
          <w:noProof/>
        </w:rPr>
        <w:fldChar w:fldCharType="begin"/>
      </w:r>
      <w:r>
        <w:rPr>
          <w:noProof/>
        </w:rPr>
        <w:instrText xml:space="preserve"> SEQ Table \* ARABIC </w:instrText>
      </w:r>
      <w:r>
        <w:rPr>
          <w:noProof/>
        </w:rPr>
        <w:fldChar w:fldCharType="separate"/>
      </w:r>
      <w:r w:rsidR="00AC0741">
        <w:rPr>
          <w:noProof/>
        </w:rPr>
        <w:t>13</w:t>
      </w:r>
      <w:r>
        <w:rPr>
          <w:noProof/>
        </w:rPr>
        <w:fldChar w:fldCharType="end"/>
      </w:r>
      <w:r w:rsidRPr="00FB2C35">
        <w:t>: Attributes for WireInterfaceCurrentPerformanceType</w:t>
      </w:r>
      <w:bookmarkEnd w:id="3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performanceData</w:t>
            </w:r>
          </w:p>
        </w:tc>
        <w:tc>
          <w:tcPr>
            <w:tcW w:w="2126" w:type="dxa"/>
            <w:vAlign w:val="center"/>
          </w:tcPr>
          <w:p w:rsidR="00F339AC" w:rsidRDefault="00F339AC" w:rsidP="00A303CB">
            <w:pPr>
              <w:rPr>
                <w:sz w:val="16"/>
                <w:szCs w:val="16"/>
              </w:rPr>
            </w:pPr>
            <w:r w:rsidRPr="00803FDC">
              <w:rPr>
                <w:sz w:val="16"/>
                <w:szCs w:val="16"/>
              </w:rPr>
              <w:t>WireInterfacePerformanceType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contextualSpacing/>
              <w:rPr>
                <w:color w:val="auto"/>
                <w:sz w:val="16"/>
                <w:szCs w:val="16"/>
              </w:rPr>
            </w:pPr>
          </w:p>
        </w:tc>
      </w:tr>
    </w:tbl>
    <w:p w:rsidR="00F339AC" w:rsidRPr="00A6085E" w:rsidRDefault="00F339AC" w:rsidP="00F339AC">
      <w:pPr>
        <w:spacing w:after="0"/>
        <w:rPr>
          <w:color w:val="auto"/>
        </w:rPr>
      </w:pPr>
    </w:p>
    <w:p w:rsidR="00F339AC" w:rsidRDefault="00F339AC" w:rsidP="00F339AC">
      <w:pPr>
        <w:pStyle w:val="berschrift3"/>
      </w:pPr>
      <w:bookmarkStart w:id="395" w:name="_Toc2841748"/>
      <w:r>
        <w:t>WireInterfaceHistoricalPerformanceType</w:t>
      </w:r>
      <w:bookmarkEnd w:id="395"/>
    </w:p>
    <w:p w:rsidR="00F339AC" w:rsidRPr="00DE259A" w:rsidRDefault="00F339AC" w:rsidP="00F339AC">
      <w:r>
        <w:t>Qualified Name: WireModel::TypeDefinitions::WireInterfaceHistoricalPerformanceType</w:t>
      </w:r>
    </w:p>
    <w:p w:rsidR="00F339AC" w:rsidRPr="002B4CF8" w:rsidRDefault="00F339AC" w:rsidP="00F339AC">
      <w:pPr>
        <w:spacing w:after="0"/>
        <w:rPr>
          <w:color w:val="auto"/>
        </w:rPr>
      </w:pPr>
      <w:r>
        <w:t>Turns performance information into historical performance information by inheriting from OTN_HistoryData.</w:t>
      </w:r>
    </w:p>
    <w:p w:rsidR="00F339AC" w:rsidRDefault="00F339AC" w:rsidP="00F339AC">
      <w:pPr>
        <w:spacing w:after="0"/>
        <w:rPr>
          <w:color w:val="auto"/>
        </w:rPr>
      </w:pPr>
    </w:p>
    <w:p w:rsidR="00F339AC" w:rsidRDefault="00F339AC" w:rsidP="00F339AC">
      <w:pPr>
        <w:pStyle w:val="Beschriftung"/>
      </w:pPr>
      <w:bookmarkStart w:id="396" w:name="_Toc2841795"/>
      <w:r w:rsidRPr="00FB2C35">
        <w:t xml:space="preserve">Table </w:t>
      </w:r>
      <w:r>
        <w:rPr>
          <w:noProof/>
        </w:rPr>
        <w:fldChar w:fldCharType="begin"/>
      </w:r>
      <w:r>
        <w:rPr>
          <w:noProof/>
        </w:rPr>
        <w:instrText xml:space="preserve"> SEQ Table \* ARABIC </w:instrText>
      </w:r>
      <w:r>
        <w:rPr>
          <w:noProof/>
        </w:rPr>
        <w:fldChar w:fldCharType="separate"/>
      </w:r>
      <w:r w:rsidR="00AC0741">
        <w:rPr>
          <w:noProof/>
        </w:rPr>
        <w:t>15</w:t>
      </w:r>
      <w:r>
        <w:rPr>
          <w:noProof/>
        </w:rPr>
        <w:fldChar w:fldCharType="end"/>
      </w:r>
      <w:r w:rsidRPr="00FB2C35">
        <w:t>: Attributes for WireInterfaceHistoricalPerformanceType</w:t>
      </w:r>
      <w:bookmarkEnd w:id="3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performanceData</w:t>
            </w:r>
          </w:p>
        </w:tc>
        <w:tc>
          <w:tcPr>
            <w:tcW w:w="2126" w:type="dxa"/>
            <w:vAlign w:val="center"/>
          </w:tcPr>
          <w:p w:rsidR="00F339AC" w:rsidRDefault="00F339AC" w:rsidP="00A303CB">
            <w:pPr>
              <w:rPr>
                <w:sz w:val="16"/>
                <w:szCs w:val="16"/>
              </w:rPr>
            </w:pPr>
            <w:r w:rsidRPr="00803FDC">
              <w:rPr>
                <w:sz w:val="16"/>
                <w:szCs w:val="16"/>
              </w:rPr>
              <w:t>WireInterfacePerformanceType</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292"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F339AC" w:rsidRPr="00803FDC" w:rsidRDefault="00F339AC" w:rsidP="00A303CB">
            <w:pPr>
              <w:spacing w:after="0"/>
              <w:contextualSpacing/>
              <w:rPr>
                <w:color w:val="auto"/>
                <w:sz w:val="16"/>
                <w:szCs w:val="16"/>
              </w:rPr>
            </w:pPr>
          </w:p>
        </w:tc>
      </w:tr>
    </w:tbl>
    <w:p w:rsidR="00F339AC" w:rsidRPr="00A6085E" w:rsidRDefault="00F339AC" w:rsidP="00F339AC">
      <w:pPr>
        <w:spacing w:after="0"/>
        <w:rPr>
          <w:color w:val="auto"/>
        </w:rPr>
      </w:pPr>
    </w:p>
    <w:p w:rsidR="001A1E52" w:rsidRPr="004736FC" w:rsidRDefault="001A1E52" w:rsidP="00666B73">
      <w:pPr>
        <w:pStyle w:val="berschrift2"/>
      </w:pPr>
      <w:bookmarkStart w:id="397" w:name="_Toc2841751"/>
      <w:r>
        <w:lastRenderedPageBreak/>
        <w:t>Enumeration Types</w:t>
      </w:r>
      <w:bookmarkEnd w:id="397"/>
    </w:p>
    <w:p w:rsidR="00FA1F8E" w:rsidRDefault="00FA1F8E" w:rsidP="00FA1F8E">
      <w:pPr>
        <w:pStyle w:val="berschrift3"/>
      </w:pPr>
      <w:bookmarkStart w:id="398" w:name="_Toc2841753"/>
      <w:bookmarkStart w:id="399" w:name="_Toc2841752"/>
      <w:r>
        <w:t>LoopBackType</w:t>
      </w:r>
      <w:bookmarkEnd w:id="398"/>
    </w:p>
    <w:p w:rsidR="00FA1F8E" w:rsidRPr="00DE259A" w:rsidRDefault="00FA1F8E" w:rsidP="00FA1F8E">
      <w:r>
        <w:t>Qualified Name: WireModel::TypeDefinitions::LoopBackType</w:t>
      </w:r>
    </w:p>
    <w:p w:rsidR="00FA1F8E" w:rsidRPr="005118CF" w:rsidRDefault="00FA1F8E" w:rsidP="00FA1F8E">
      <w:pPr>
        <w:spacing w:after="0"/>
        <w:rPr>
          <w:bCs/>
          <w:color w:val="auto"/>
        </w:rPr>
      </w:pPr>
    </w:p>
    <w:p w:rsidR="00FA1F8E" w:rsidRPr="005118CF" w:rsidRDefault="00FA1F8E" w:rsidP="00FA1F8E">
      <w:pPr>
        <w:spacing w:after="0"/>
        <w:rPr>
          <w:bCs/>
          <w:color w:val="auto"/>
        </w:rPr>
      </w:pPr>
      <w:r w:rsidRPr="005118CF">
        <w:rPr>
          <w:color w:val="auto"/>
        </w:rPr>
        <w:t>Contains Enumeration Literals:</w:t>
      </w:r>
    </w:p>
    <w:p w:rsidR="00FA1F8E" w:rsidRDefault="00FA1F8E" w:rsidP="00FA1F8E">
      <w:pPr>
        <w:pStyle w:val="Listenabsatz"/>
        <w:numPr>
          <w:ilvl w:val="0"/>
          <w:numId w:val="29"/>
        </w:numPr>
        <w:spacing w:before="0" w:after="0" w:line="240" w:lineRule="auto"/>
      </w:pPr>
      <w:r>
        <w:t>NONE:</w:t>
      </w:r>
    </w:p>
    <w:p w:rsidR="00FA1F8E" w:rsidRDefault="00FA1F8E" w:rsidP="00FA1F8E">
      <w:pPr>
        <w:pStyle w:val="Listenabsatz"/>
        <w:numPr>
          <w:ilvl w:val="0"/>
          <w:numId w:val="29"/>
        </w:numPr>
        <w:spacing w:before="0" w:after="0" w:line="240" w:lineRule="auto"/>
      </w:pPr>
      <w:r>
        <w:t>EXTERNAL:</w:t>
      </w:r>
    </w:p>
    <w:p w:rsidR="00FA1F8E" w:rsidRPr="00501397" w:rsidRDefault="00FA1F8E" w:rsidP="00FA1F8E">
      <w:pPr>
        <w:pStyle w:val="Listenabsatz"/>
        <w:numPr>
          <w:ilvl w:val="1"/>
          <w:numId w:val="29"/>
        </w:numPr>
        <w:spacing w:before="0" w:after="0" w:line="240" w:lineRule="auto"/>
      </w:pPr>
      <w:r w:rsidRPr="009F1A57">
        <w:t>Parameter</w:t>
      </w:r>
    </w:p>
    <w:p w:rsidR="00FA1F8E" w:rsidRPr="00501397" w:rsidRDefault="00FA1F8E" w:rsidP="00FA1F8E">
      <w:pPr>
        <w:pStyle w:val="Listenabsatz"/>
        <w:numPr>
          <w:ilvl w:val="1"/>
          <w:numId w:val="29"/>
        </w:numPr>
        <w:spacing w:before="0" w:after="0" w:line="240" w:lineRule="auto"/>
      </w:pPr>
      <w:r w:rsidRPr="009F1A57">
        <w:t>If the internal loopback test succeeds but the external loopback fails, the Medium Attachment Unit (MAU) is faulty (e.g. SFP has to be replaced)</w:t>
      </w:r>
    </w:p>
    <w:p w:rsidR="00FA1F8E" w:rsidRDefault="00FA1F8E" w:rsidP="00FA1F8E">
      <w:pPr>
        <w:pStyle w:val="Listenabsatz"/>
        <w:numPr>
          <w:ilvl w:val="0"/>
          <w:numId w:val="29"/>
        </w:numPr>
        <w:spacing w:before="0" w:after="0" w:line="240" w:lineRule="auto"/>
      </w:pPr>
      <w:r>
        <w:t>INTERNAL:</w:t>
      </w:r>
    </w:p>
    <w:p w:rsidR="00FA1F8E" w:rsidRPr="00501397" w:rsidRDefault="00FA1F8E" w:rsidP="00FA1F8E">
      <w:pPr>
        <w:pStyle w:val="Listenabsatz"/>
        <w:numPr>
          <w:ilvl w:val="1"/>
          <w:numId w:val="29"/>
        </w:numPr>
        <w:spacing w:before="0" w:after="0" w:line="240" w:lineRule="auto"/>
      </w:pPr>
      <w:r w:rsidRPr="009F1A57">
        <w:t>If the internal loopback test fails, the Data Terminal Equipment (DTE) is faulty (e.g. board has to be replaced)</w:t>
      </w:r>
    </w:p>
    <w:p w:rsidR="00FA1F8E" w:rsidRPr="00501397" w:rsidRDefault="00FA1F8E" w:rsidP="00FA1F8E">
      <w:pPr>
        <w:pStyle w:val="Listenabsatz"/>
        <w:numPr>
          <w:ilvl w:val="1"/>
          <w:numId w:val="29"/>
        </w:numPr>
        <w:spacing w:before="0" w:after="0" w:line="240" w:lineRule="auto"/>
      </w:pPr>
      <w:r w:rsidRPr="009F1A57">
        <w:t>Parameter</w:t>
      </w:r>
    </w:p>
    <w:p w:rsidR="00FA1F8E" w:rsidRDefault="00FA1F8E" w:rsidP="00FA1F8E">
      <w:pPr>
        <w:pStyle w:val="Listenabsatz"/>
        <w:numPr>
          <w:ilvl w:val="0"/>
          <w:numId w:val="29"/>
        </w:numPr>
        <w:spacing w:before="0" w:after="0" w:line="240" w:lineRule="auto"/>
      </w:pPr>
      <w:r>
        <w:t>NOT_YET_DEFINED:</w:t>
      </w:r>
    </w:p>
    <w:p w:rsidR="00FA1F8E" w:rsidRPr="00E96832" w:rsidRDefault="00FA1F8E" w:rsidP="00FA1F8E">
      <w:pPr>
        <w:spacing w:after="0"/>
        <w:rPr>
          <w:color w:val="auto"/>
        </w:rPr>
      </w:pPr>
    </w:p>
    <w:p w:rsidR="00FA1F8E" w:rsidRDefault="00FA1F8E" w:rsidP="00FA1F8E">
      <w:pPr>
        <w:pStyle w:val="berschrift3"/>
      </w:pPr>
      <w:bookmarkStart w:id="400" w:name="_Toc2841759"/>
      <w:r>
        <w:t>SeverityType</w:t>
      </w:r>
      <w:bookmarkEnd w:id="400"/>
    </w:p>
    <w:p w:rsidR="00FA1F8E" w:rsidRPr="00DE259A" w:rsidRDefault="00FA1F8E" w:rsidP="00FA1F8E">
      <w:r>
        <w:t>Qualified Name: WireModel::TypeDefinitions::SeverityType</w:t>
      </w:r>
    </w:p>
    <w:p w:rsidR="00FA1F8E" w:rsidRDefault="00FA1F8E" w:rsidP="00FA1F8E">
      <w:pPr>
        <w:spacing w:after="0"/>
        <w:rPr>
          <w:bCs/>
          <w:color w:val="7030A0"/>
        </w:rPr>
      </w:pPr>
      <w:r w:rsidRPr="009F1A57">
        <w:t>According to ITU-T M.3160</w:t>
      </w:r>
    </w:p>
    <w:p w:rsidR="00FA1F8E" w:rsidRPr="005118CF" w:rsidRDefault="00FA1F8E" w:rsidP="00FA1F8E">
      <w:pPr>
        <w:spacing w:after="0"/>
        <w:rPr>
          <w:bCs/>
          <w:color w:val="auto"/>
        </w:rPr>
      </w:pPr>
    </w:p>
    <w:p w:rsidR="00FA1F8E" w:rsidRPr="005118CF" w:rsidRDefault="00FA1F8E" w:rsidP="00FA1F8E">
      <w:pPr>
        <w:spacing w:after="0"/>
        <w:rPr>
          <w:bCs/>
          <w:color w:val="auto"/>
        </w:rPr>
      </w:pPr>
      <w:r w:rsidRPr="005118CF">
        <w:rPr>
          <w:color w:val="auto"/>
        </w:rPr>
        <w:t>Contains Enumeration Literals:</w:t>
      </w:r>
    </w:p>
    <w:p w:rsidR="00FA1F8E" w:rsidRDefault="00FA1F8E" w:rsidP="00FA1F8E">
      <w:pPr>
        <w:pStyle w:val="Listenabsatz"/>
        <w:numPr>
          <w:ilvl w:val="0"/>
          <w:numId w:val="29"/>
        </w:numPr>
        <w:spacing w:before="0" w:after="0" w:line="240" w:lineRule="auto"/>
      </w:pPr>
      <w:r>
        <w:t>NON_ALARMED:</w:t>
      </w:r>
    </w:p>
    <w:p w:rsidR="00FA1F8E" w:rsidRDefault="00FA1F8E" w:rsidP="00FA1F8E">
      <w:pPr>
        <w:pStyle w:val="Listenabsatz"/>
        <w:numPr>
          <w:ilvl w:val="0"/>
          <w:numId w:val="29"/>
        </w:numPr>
        <w:spacing w:before="0" w:after="0" w:line="240" w:lineRule="auto"/>
      </w:pPr>
      <w:r>
        <w:t>WARNING:</w:t>
      </w:r>
    </w:p>
    <w:p w:rsidR="00FA1F8E" w:rsidRDefault="00FA1F8E" w:rsidP="00FA1F8E">
      <w:pPr>
        <w:pStyle w:val="Listenabsatz"/>
        <w:numPr>
          <w:ilvl w:val="0"/>
          <w:numId w:val="29"/>
        </w:numPr>
        <w:spacing w:before="0" w:after="0" w:line="240" w:lineRule="auto"/>
      </w:pPr>
      <w:r>
        <w:t>MINOR:</w:t>
      </w:r>
    </w:p>
    <w:p w:rsidR="00FA1F8E" w:rsidRDefault="00FA1F8E" w:rsidP="00FA1F8E">
      <w:pPr>
        <w:pStyle w:val="Listenabsatz"/>
        <w:numPr>
          <w:ilvl w:val="0"/>
          <w:numId w:val="29"/>
        </w:numPr>
        <w:spacing w:before="0" w:after="0" w:line="240" w:lineRule="auto"/>
      </w:pPr>
      <w:r>
        <w:t>MAJOR:</w:t>
      </w:r>
    </w:p>
    <w:p w:rsidR="00FA1F8E" w:rsidRDefault="00FA1F8E" w:rsidP="00FA1F8E">
      <w:pPr>
        <w:pStyle w:val="Listenabsatz"/>
        <w:numPr>
          <w:ilvl w:val="0"/>
          <w:numId w:val="29"/>
        </w:numPr>
        <w:spacing w:before="0" w:after="0" w:line="240" w:lineRule="auto"/>
      </w:pPr>
      <w:r>
        <w:t>CRITICAL:</w:t>
      </w:r>
    </w:p>
    <w:p w:rsidR="00FA1F8E" w:rsidRPr="00E96832" w:rsidRDefault="00FA1F8E" w:rsidP="00FA1F8E">
      <w:pPr>
        <w:spacing w:after="0"/>
        <w:rPr>
          <w:color w:val="auto"/>
        </w:rPr>
      </w:pPr>
    </w:p>
    <w:p w:rsidR="00F339AC" w:rsidRDefault="00F339AC" w:rsidP="00F339AC">
      <w:pPr>
        <w:pStyle w:val="berschrift3"/>
      </w:pPr>
      <w:bookmarkStart w:id="401" w:name="_Toc2841754"/>
      <w:bookmarkEnd w:id="399"/>
      <w:r>
        <w:t>MdiKindType</w:t>
      </w:r>
      <w:bookmarkEnd w:id="401"/>
    </w:p>
    <w:p w:rsidR="00F339AC" w:rsidRPr="00DE259A" w:rsidRDefault="00F339AC" w:rsidP="00F339AC">
      <w:r>
        <w:t>Qualified Name: WireModel::TypeDefinitions::MdiKindType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SC:</w:t>
      </w:r>
    </w:p>
    <w:p w:rsidR="00F339AC" w:rsidRPr="00501397" w:rsidRDefault="00F339AC" w:rsidP="00F339AC">
      <w:pPr>
        <w:pStyle w:val="Listenabsatz"/>
        <w:numPr>
          <w:ilvl w:val="1"/>
          <w:numId w:val="29"/>
        </w:numPr>
        <w:spacing w:before="0" w:after="0" w:line="240" w:lineRule="auto"/>
      </w:pPr>
      <w:r w:rsidRPr="009F1A57">
        <w:t>Subscriber Connector</w:t>
      </w:r>
    </w:p>
    <w:p w:rsidR="00F339AC" w:rsidRDefault="00F339AC" w:rsidP="00F339AC">
      <w:pPr>
        <w:pStyle w:val="Listenabsatz"/>
        <w:numPr>
          <w:ilvl w:val="0"/>
          <w:numId w:val="29"/>
        </w:numPr>
        <w:spacing w:before="0" w:after="0" w:line="240" w:lineRule="auto"/>
      </w:pPr>
      <w:r>
        <w:lastRenderedPageBreak/>
        <w:t>FIBRE_CHANNEL_STYLE_1:</w:t>
      </w:r>
    </w:p>
    <w:p w:rsidR="00F339AC" w:rsidRPr="00501397" w:rsidRDefault="00F339AC" w:rsidP="00F339AC">
      <w:pPr>
        <w:pStyle w:val="Listenabsatz"/>
        <w:numPr>
          <w:ilvl w:val="1"/>
          <w:numId w:val="29"/>
        </w:numPr>
        <w:spacing w:before="0" w:after="0" w:line="240" w:lineRule="auto"/>
      </w:pPr>
      <w:r w:rsidRPr="009F1A57">
        <w:t>Copper connector</w:t>
      </w:r>
    </w:p>
    <w:p w:rsidR="00F339AC" w:rsidRDefault="00F339AC" w:rsidP="00F339AC">
      <w:pPr>
        <w:pStyle w:val="Listenabsatz"/>
        <w:numPr>
          <w:ilvl w:val="0"/>
          <w:numId w:val="29"/>
        </w:numPr>
        <w:spacing w:before="0" w:after="0" w:line="240" w:lineRule="auto"/>
      </w:pPr>
      <w:r>
        <w:t>FIBRE_CHANNEL_STYLE_2:</w:t>
      </w:r>
    </w:p>
    <w:p w:rsidR="00F339AC" w:rsidRPr="00501397" w:rsidRDefault="00F339AC" w:rsidP="00F339AC">
      <w:pPr>
        <w:pStyle w:val="Listenabsatz"/>
        <w:numPr>
          <w:ilvl w:val="1"/>
          <w:numId w:val="29"/>
        </w:numPr>
        <w:spacing w:before="0" w:after="0" w:line="240" w:lineRule="auto"/>
      </w:pPr>
      <w:r w:rsidRPr="009F1A57">
        <w:t>Copper connector</w:t>
      </w:r>
    </w:p>
    <w:p w:rsidR="00F339AC" w:rsidRDefault="00F339AC" w:rsidP="00F339AC">
      <w:pPr>
        <w:pStyle w:val="Listenabsatz"/>
        <w:numPr>
          <w:ilvl w:val="0"/>
          <w:numId w:val="29"/>
        </w:numPr>
        <w:spacing w:before="0" w:after="0" w:line="240" w:lineRule="auto"/>
      </w:pPr>
      <w:r>
        <w:t>BNC_TNC:</w:t>
      </w:r>
    </w:p>
    <w:p w:rsidR="00F339AC" w:rsidRPr="00501397" w:rsidRDefault="00F339AC" w:rsidP="00F339AC">
      <w:pPr>
        <w:pStyle w:val="Listenabsatz"/>
        <w:numPr>
          <w:ilvl w:val="1"/>
          <w:numId w:val="29"/>
        </w:numPr>
        <w:spacing w:before="0" w:after="0" w:line="240" w:lineRule="auto"/>
      </w:pPr>
      <w:r w:rsidRPr="009F1A57">
        <w:t>Bayonet/Threaded Neill-Concelman</w:t>
      </w:r>
    </w:p>
    <w:p w:rsidR="00F339AC" w:rsidRDefault="00F339AC" w:rsidP="00F339AC">
      <w:pPr>
        <w:pStyle w:val="Listenabsatz"/>
        <w:numPr>
          <w:ilvl w:val="0"/>
          <w:numId w:val="29"/>
        </w:numPr>
        <w:spacing w:before="0" w:after="0" w:line="240" w:lineRule="auto"/>
      </w:pPr>
      <w:r>
        <w:t>FC:</w:t>
      </w:r>
    </w:p>
    <w:p w:rsidR="00F339AC" w:rsidRPr="00501397" w:rsidRDefault="00F339AC" w:rsidP="00F339AC">
      <w:pPr>
        <w:pStyle w:val="Listenabsatz"/>
        <w:numPr>
          <w:ilvl w:val="1"/>
          <w:numId w:val="29"/>
        </w:numPr>
        <w:spacing w:before="0" w:after="0" w:line="240" w:lineRule="auto"/>
      </w:pPr>
      <w:r w:rsidRPr="009F1A57">
        <w:t>Fibre Channel coax headers</w:t>
      </w:r>
    </w:p>
    <w:p w:rsidR="00F339AC" w:rsidRDefault="00F339AC" w:rsidP="00F339AC">
      <w:pPr>
        <w:pStyle w:val="Listenabsatz"/>
        <w:numPr>
          <w:ilvl w:val="0"/>
          <w:numId w:val="29"/>
        </w:numPr>
        <w:spacing w:before="0" w:after="0" w:line="240" w:lineRule="auto"/>
      </w:pPr>
      <w:r>
        <w:t>FIBER_JACK:</w:t>
      </w:r>
    </w:p>
    <w:p w:rsidR="00F339AC" w:rsidRDefault="00F339AC" w:rsidP="00F339AC">
      <w:pPr>
        <w:pStyle w:val="Listenabsatz"/>
        <w:numPr>
          <w:ilvl w:val="0"/>
          <w:numId w:val="29"/>
        </w:numPr>
        <w:spacing w:before="0" w:after="0" w:line="240" w:lineRule="auto"/>
      </w:pPr>
      <w:r>
        <w:t>LC:</w:t>
      </w:r>
    </w:p>
    <w:p w:rsidR="00F339AC" w:rsidRPr="00501397" w:rsidRDefault="00F339AC" w:rsidP="00F339AC">
      <w:pPr>
        <w:pStyle w:val="Listenabsatz"/>
        <w:numPr>
          <w:ilvl w:val="1"/>
          <w:numId w:val="29"/>
        </w:numPr>
        <w:spacing w:before="0" w:after="0" w:line="240" w:lineRule="auto"/>
      </w:pPr>
      <w:r w:rsidRPr="009F1A57">
        <w:t>Lucent Connector</w:t>
      </w:r>
    </w:p>
    <w:p w:rsidR="00F339AC" w:rsidRDefault="00F339AC" w:rsidP="00F339AC">
      <w:pPr>
        <w:pStyle w:val="Listenabsatz"/>
        <w:numPr>
          <w:ilvl w:val="0"/>
          <w:numId w:val="29"/>
        </w:numPr>
        <w:spacing w:before="0" w:after="0" w:line="240" w:lineRule="auto"/>
      </w:pPr>
      <w:r>
        <w:t>MT_RJ:</w:t>
      </w:r>
    </w:p>
    <w:p w:rsidR="00F339AC" w:rsidRPr="00501397" w:rsidRDefault="00F339AC" w:rsidP="00F339AC">
      <w:pPr>
        <w:pStyle w:val="Listenabsatz"/>
        <w:numPr>
          <w:ilvl w:val="1"/>
          <w:numId w:val="29"/>
        </w:numPr>
        <w:spacing w:before="0" w:after="0" w:line="240" w:lineRule="auto"/>
      </w:pPr>
      <w:r w:rsidRPr="009F1A57">
        <w:t>Mechanical Transfer - Registered Jack</w:t>
      </w:r>
    </w:p>
    <w:p w:rsidR="00F339AC" w:rsidRDefault="00F339AC" w:rsidP="00F339AC">
      <w:pPr>
        <w:pStyle w:val="Listenabsatz"/>
        <w:numPr>
          <w:ilvl w:val="0"/>
          <w:numId w:val="29"/>
        </w:numPr>
        <w:spacing w:before="0" w:after="0" w:line="240" w:lineRule="auto"/>
      </w:pPr>
      <w:r>
        <w:t>MU:</w:t>
      </w:r>
    </w:p>
    <w:p w:rsidR="00F339AC" w:rsidRPr="00501397" w:rsidRDefault="00F339AC" w:rsidP="00F339AC">
      <w:pPr>
        <w:pStyle w:val="Listenabsatz"/>
        <w:numPr>
          <w:ilvl w:val="1"/>
          <w:numId w:val="29"/>
        </w:numPr>
        <w:spacing w:before="0" w:after="0" w:line="240" w:lineRule="auto"/>
      </w:pPr>
      <w:r w:rsidRPr="009F1A57">
        <w:t>Multiple Optical</w:t>
      </w:r>
    </w:p>
    <w:p w:rsidR="00F339AC" w:rsidRDefault="00F339AC" w:rsidP="00F339AC">
      <w:pPr>
        <w:pStyle w:val="Listenabsatz"/>
        <w:numPr>
          <w:ilvl w:val="0"/>
          <w:numId w:val="29"/>
        </w:numPr>
        <w:spacing w:before="0" w:after="0" w:line="240" w:lineRule="auto"/>
      </w:pPr>
      <w:r>
        <w:t>SG:</w:t>
      </w:r>
    </w:p>
    <w:p w:rsidR="00F339AC" w:rsidRDefault="00F339AC" w:rsidP="00F339AC">
      <w:pPr>
        <w:pStyle w:val="Listenabsatz"/>
        <w:numPr>
          <w:ilvl w:val="0"/>
          <w:numId w:val="29"/>
        </w:numPr>
        <w:spacing w:before="0" w:after="0" w:line="240" w:lineRule="auto"/>
      </w:pPr>
      <w:r>
        <w:t>OPTICAL_PIGTAIL:</w:t>
      </w:r>
    </w:p>
    <w:p w:rsidR="00F339AC" w:rsidRDefault="00F339AC" w:rsidP="00F339AC">
      <w:pPr>
        <w:pStyle w:val="Listenabsatz"/>
        <w:numPr>
          <w:ilvl w:val="0"/>
          <w:numId w:val="29"/>
        </w:numPr>
        <w:spacing w:before="0" w:after="0" w:line="240" w:lineRule="auto"/>
      </w:pPr>
      <w:r>
        <w:t>MPO1x12:</w:t>
      </w:r>
    </w:p>
    <w:p w:rsidR="00F339AC" w:rsidRPr="00501397" w:rsidRDefault="00F339AC" w:rsidP="00F339AC">
      <w:pPr>
        <w:pStyle w:val="Listenabsatz"/>
        <w:numPr>
          <w:ilvl w:val="1"/>
          <w:numId w:val="29"/>
        </w:numPr>
        <w:spacing w:before="0" w:after="0" w:line="240" w:lineRule="auto"/>
      </w:pPr>
      <w:r w:rsidRPr="009F1A57">
        <w:t>Multifiber Parallel Optic</w:t>
      </w:r>
    </w:p>
    <w:p w:rsidR="00F339AC" w:rsidRDefault="00F339AC" w:rsidP="00F339AC">
      <w:pPr>
        <w:pStyle w:val="Listenabsatz"/>
        <w:numPr>
          <w:ilvl w:val="0"/>
          <w:numId w:val="29"/>
        </w:numPr>
        <w:spacing w:before="0" w:after="0" w:line="240" w:lineRule="auto"/>
      </w:pPr>
      <w:r>
        <w:t>MPO2x16:</w:t>
      </w:r>
    </w:p>
    <w:p w:rsidR="00F339AC" w:rsidRPr="00501397" w:rsidRDefault="00F339AC" w:rsidP="00F339AC">
      <w:pPr>
        <w:pStyle w:val="Listenabsatz"/>
        <w:numPr>
          <w:ilvl w:val="1"/>
          <w:numId w:val="29"/>
        </w:numPr>
        <w:spacing w:before="0" w:after="0" w:line="240" w:lineRule="auto"/>
      </w:pPr>
      <w:r w:rsidRPr="009F1A57">
        <w:t>Multifiber Parallel Optic</w:t>
      </w:r>
    </w:p>
    <w:p w:rsidR="00F339AC" w:rsidRDefault="00F339AC" w:rsidP="00F339AC">
      <w:pPr>
        <w:pStyle w:val="Listenabsatz"/>
        <w:numPr>
          <w:ilvl w:val="0"/>
          <w:numId w:val="29"/>
        </w:numPr>
        <w:spacing w:before="0" w:after="0" w:line="240" w:lineRule="auto"/>
      </w:pPr>
      <w:r>
        <w:t>HSSDC_II:</w:t>
      </w:r>
    </w:p>
    <w:p w:rsidR="00F339AC" w:rsidRPr="00501397" w:rsidRDefault="00F339AC" w:rsidP="00F339AC">
      <w:pPr>
        <w:pStyle w:val="Listenabsatz"/>
        <w:numPr>
          <w:ilvl w:val="1"/>
          <w:numId w:val="29"/>
        </w:numPr>
        <w:spacing w:before="0" w:after="0" w:line="240" w:lineRule="auto"/>
      </w:pPr>
      <w:r w:rsidRPr="009F1A57">
        <w:t>High Speed Serial Data Connector</w:t>
      </w:r>
    </w:p>
    <w:p w:rsidR="00F339AC" w:rsidRDefault="00F339AC" w:rsidP="00F339AC">
      <w:pPr>
        <w:pStyle w:val="Listenabsatz"/>
        <w:numPr>
          <w:ilvl w:val="0"/>
          <w:numId w:val="29"/>
        </w:numPr>
        <w:spacing w:before="0" w:after="0" w:line="240" w:lineRule="auto"/>
      </w:pPr>
      <w:r>
        <w:t>COPPER_PIGTAIL:</w:t>
      </w:r>
    </w:p>
    <w:p w:rsidR="00F339AC" w:rsidRDefault="00F339AC" w:rsidP="00F339AC">
      <w:pPr>
        <w:pStyle w:val="Listenabsatz"/>
        <w:numPr>
          <w:ilvl w:val="0"/>
          <w:numId w:val="29"/>
        </w:numPr>
        <w:spacing w:before="0" w:after="0" w:line="240" w:lineRule="auto"/>
      </w:pPr>
      <w:r>
        <w:t>RJ45:</w:t>
      </w:r>
    </w:p>
    <w:p w:rsidR="00F339AC" w:rsidRPr="00501397" w:rsidRDefault="00F339AC" w:rsidP="00F339AC">
      <w:pPr>
        <w:pStyle w:val="Listenabsatz"/>
        <w:numPr>
          <w:ilvl w:val="1"/>
          <w:numId w:val="29"/>
        </w:numPr>
        <w:spacing w:before="0" w:after="0" w:line="240" w:lineRule="auto"/>
      </w:pPr>
      <w:r w:rsidRPr="009F1A57">
        <w:t>8P8C, according to Clause 3 and Figures 1 through 5 of IEC 60603-7</w:t>
      </w:r>
    </w:p>
    <w:p w:rsidR="00F339AC" w:rsidRDefault="00F339AC" w:rsidP="00F339AC">
      <w:pPr>
        <w:pStyle w:val="Listenabsatz"/>
        <w:numPr>
          <w:ilvl w:val="0"/>
          <w:numId w:val="29"/>
        </w:numPr>
        <w:spacing w:before="0" w:after="0" w:line="240" w:lineRule="auto"/>
      </w:pPr>
      <w:r>
        <w:t>NO_SEPERABLE_CONNECTOR:</w:t>
      </w:r>
    </w:p>
    <w:p w:rsidR="00F339AC" w:rsidRDefault="00F339AC" w:rsidP="00F339AC">
      <w:pPr>
        <w:pStyle w:val="Listenabsatz"/>
        <w:numPr>
          <w:ilvl w:val="0"/>
          <w:numId w:val="29"/>
        </w:numPr>
        <w:spacing w:before="0" w:after="0" w:line="240" w:lineRule="auto"/>
      </w:pPr>
      <w:r>
        <w:t>MXC2x16:</w:t>
      </w:r>
    </w:p>
    <w:p w:rsidR="00F339AC" w:rsidRDefault="00F339AC" w:rsidP="00F339AC">
      <w:pPr>
        <w:pStyle w:val="Listenabsatz"/>
        <w:numPr>
          <w:ilvl w:val="0"/>
          <w:numId w:val="29"/>
        </w:numPr>
        <w:spacing w:before="0" w:after="0" w:line="240" w:lineRule="auto"/>
      </w:pPr>
      <w:r>
        <w:t>ST:</w:t>
      </w:r>
    </w:p>
    <w:p w:rsidR="00F339AC" w:rsidRPr="00501397" w:rsidRDefault="00F339AC" w:rsidP="00F339AC">
      <w:pPr>
        <w:pStyle w:val="Listenabsatz"/>
        <w:numPr>
          <w:ilvl w:val="1"/>
          <w:numId w:val="29"/>
        </w:numPr>
        <w:spacing w:before="0" w:after="0" w:line="240" w:lineRule="auto"/>
      </w:pPr>
      <w:r w:rsidRPr="009F1A57">
        <w:t>according to IEC 60874-10:1992, also often called BFOC/2.5</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2" w:name="_Toc2841755"/>
      <w:r>
        <w:t>MediumKindType</w:t>
      </w:r>
      <w:bookmarkEnd w:id="402"/>
    </w:p>
    <w:p w:rsidR="00F339AC" w:rsidRPr="00DE259A" w:rsidRDefault="00F339AC" w:rsidP="00F339AC">
      <w:r>
        <w:t>Qualified Name: WireModel::TypeDefinitions::MediumKindType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lastRenderedPageBreak/>
        <w:t>Contains Enumeration Literals:</w:t>
      </w:r>
    </w:p>
    <w:p w:rsidR="00F339AC" w:rsidRDefault="00F339AC" w:rsidP="00F339AC">
      <w:pPr>
        <w:pStyle w:val="Listenabsatz"/>
        <w:numPr>
          <w:ilvl w:val="0"/>
          <w:numId w:val="29"/>
        </w:numPr>
        <w:spacing w:before="0" w:after="0" w:line="240" w:lineRule="auto"/>
      </w:pPr>
      <w:r>
        <w:t>TP_CAT3:</w:t>
      </w:r>
    </w:p>
    <w:p w:rsidR="00F339AC" w:rsidRDefault="00F339AC" w:rsidP="00F339AC">
      <w:pPr>
        <w:pStyle w:val="Listenabsatz"/>
        <w:numPr>
          <w:ilvl w:val="0"/>
          <w:numId w:val="29"/>
        </w:numPr>
        <w:spacing w:before="0" w:after="0" w:line="240" w:lineRule="auto"/>
      </w:pPr>
      <w:r>
        <w:t>TP_CAT5:</w:t>
      </w:r>
    </w:p>
    <w:p w:rsidR="00F339AC" w:rsidRDefault="00F339AC" w:rsidP="00F339AC">
      <w:pPr>
        <w:pStyle w:val="Listenabsatz"/>
        <w:numPr>
          <w:ilvl w:val="0"/>
          <w:numId w:val="29"/>
        </w:numPr>
        <w:spacing w:before="0" w:after="0" w:line="240" w:lineRule="auto"/>
      </w:pPr>
      <w:r>
        <w:t>TP_CAT6:</w:t>
      </w:r>
    </w:p>
    <w:p w:rsidR="00F339AC" w:rsidRDefault="00F339AC" w:rsidP="00F339AC">
      <w:pPr>
        <w:pStyle w:val="Listenabsatz"/>
        <w:numPr>
          <w:ilvl w:val="0"/>
          <w:numId w:val="29"/>
        </w:numPr>
        <w:spacing w:before="0" w:after="0" w:line="240" w:lineRule="auto"/>
      </w:pPr>
      <w:r>
        <w:t>TP_CAT8:</w:t>
      </w:r>
    </w:p>
    <w:p w:rsidR="00F339AC" w:rsidRDefault="00F339AC" w:rsidP="00F339AC">
      <w:pPr>
        <w:pStyle w:val="Listenabsatz"/>
        <w:numPr>
          <w:ilvl w:val="0"/>
          <w:numId w:val="29"/>
        </w:numPr>
        <w:spacing w:before="0" w:after="0" w:line="240" w:lineRule="auto"/>
      </w:pPr>
      <w:r>
        <w:t>SINGLE_MODE:</w:t>
      </w:r>
    </w:p>
    <w:p w:rsidR="00F339AC" w:rsidRDefault="00F339AC" w:rsidP="00F339AC">
      <w:pPr>
        <w:pStyle w:val="Listenabsatz"/>
        <w:numPr>
          <w:ilvl w:val="0"/>
          <w:numId w:val="29"/>
        </w:numPr>
        <w:spacing w:before="0" w:after="0" w:line="240" w:lineRule="auto"/>
      </w:pPr>
      <w:r>
        <w:t>MULTI_MODE:</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3" w:name="_Toc2841756"/>
      <w:r>
        <w:t>MiiKindType</w:t>
      </w:r>
      <w:bookmarkEnd w:id="403"/>
    </w:p>
    <w:p w:rsidR="00F339AC" w:rsidRPr="00DE259A" w:rsidRDefault="00F339AC" w:rsidP="00F339AC">
      <w:r>
        <w:t>Qualified Name: WireModel::TypeDefinitions::MiiKindType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GBIC:</w:t>
      </w:r>
    </w:p>
    <w:p w:rsidR="00F339AC" w:rsidRDefault="00F339AC" w:rsidP="00F339AC">
      <w:pPr>
        <w:pStyle w:val="Listenabsatz"/>
        <w:numPr>
          <w:ilvl w:val="0"/>
          <w:numId w:val="29"/>
        </w:numPr>
        <w:spacing w:before="0" w:after="0" w:line="240" w:lineRule="auto"/>
      </w:pPr>
      <w:r>
        <w:t>SOLDERED_CONNECTOR:</w:t>
      </w:r>
    </w:p>
    <w:p w:rsidR="00F339AC" w:rsidRDefault="00F339AC" w:rsidP="00F339AC">
      <w:pPr>
        <w:pStyle w:val="Listenabsatz"/>
        <w:numPr>
          <w:ilvl w:val="0"/>
          <w:numId w:val="29"/>
        </w:numPr>
        <w:spacing w:before="0" w:after="0" w:line="240" w:lineRule="auto"/>
      </w:pPr>
      <w:r>
        <w:t>SFP_SFP+_SFP28:</w:t>
      </w:r>
    </w:p>
    <w:p w:rsidR="00F339AC" w:rsidRDefault="00F339AC" w:rsidP="00F339AC">
      <w:pPr>
        <w:pStyle w:val="Listenabsatz"/>
        <w:numPr>
          <w:ilvl w:val="0"/>
          <w:numId w:val="29"/>
        </w:numPr>
        <w:spacing w:before="0" w:after="0" w:line="240" w:lineRule="auto"/>
      </w:pPr>
      <w:r>
        <w:t>XBI_300_PIN:</w:t>
      </w:r>
    </w:p>
    <w:p w:rsidR="00F339AC" w:rsidRDefault="00F339AC" w:rsidP="00F339AC">
      <w:pPr>
        <w:pStyle w:val="Listenabsatz"/>
        <w:numPr>
          <w:ilvl w:val="0"/>
          <w:numId w:val="29"/>
        </w:numPr>
        <w:spacing w:before="0" w:after="0" w:line="240" w:lineRule="auto"/>
      </w:pPr>
      <w:r>
        <w:t>XENPAK:</w:t>
      </w:r>
    </w:p>
    <w:p w:rsidR="00F339AC" w:rsidRDefault="00F339AC" w:rsidP="00F339AC">
      <w:pPr>
        <w:pStyle w:val="Listenabsatz"/>
        <w:numPr>
          <w:ilvl w:val="0"/>
          <w:numId w:val="29"/>
        </w:numPr>
        <w:spacing w:before="0" w:after="0" w:line="240" w:lineRule="auto"/>
      </w:pPr>
      <w:r>
        <w:t>XFP:</w:t>
      </w:r>
    </w:p>
    <w:p w:rsidR="00F339AC" w:rsidRDefault="00F339AC" w:rsidP="00F339AC">
      <w:pPr>
        <w:pStyle w:val="Listenabsatz"/>
        <w:numPr>
          <w:ilvl w:val="0"/>
          <w:numId w:val="29"/>
        </w:numPr>
        <w:spacing w:before="0" w:after="0" w:line="240" w:lineRule="auto"/>
      </w:pPr>
      <w:r>
        <w:t>XFP_E:</w:t>
      </w:r>
    </w:p>
    <w:p w:rsidR="00F339AC" w:rsidRDefault="00F339AC" w:rsidP="00F339AC">
      <w:pPr>
        <w:pStyle w:val="Listenabsatz"/>
        <w:numPr>
          <w:ilvl w:val="0"/>
          <w:numId w:val="29"/>
        </w:numPr>
        <w:spacing w:before="0" w:after="0" w:line="240" w:lineRule="auto"/>
      </w:pPr>
      <w:r>
        <w:t>XPAK:</w:t>
      </w:r>
    </w:p>
    <w:p w:rsidR="00F339AC" w:rsidRDefault="00F339AC" w:rsidP="00F339AC">
      <w:pPr>
        <w:pStyle w:val="Listenabsatz"/>
        <w:numPr>
          <w:ilvl w:val="0"/>
          <w:numId w:val="29"/>
        </w:numPr>
        <w:spacing w:before="0" w:after="0" w:line="240" w:lineRule="auto"/>
      </w:pPr>
      <w:r>
        <w:t>X2:</w:t>
      </w:r>
    </w:p>
    <w:p w:rsidR="00F339AC" w:rsidRDefault="00F339AC" w:rsidP="00F339AC">
      <w:pPr>
        <w:pStyle w:val="Listenabsatz"/>
        <w:numPr>
          <w:ilvl w:val="0"/>
          <w:numId w:val="29"/>
        </w:numPr>
        <w:spacing w:before="0" w:after="0" w:line="240" w:lineRule="auto"/>
      </w:pPr>
      <w:r>
        <w:t>DWDM_SFP_SFP+:</w:t>
      </w:r>
    </w:p>
    <w:p w:rsidR="00F339AC" w:rsidRDefault="00F339AC" w:rsidP="00F339AC">
      <w:pPr>
        <w:pStyle w:val="Listenabsatz"/>
        <w:numPr>
          <w:ilvl w:val="0"/>
          <w:numId w:val="29"/>
        </w:numPr>
        <w:spacing w:before="0" w:after="0" w:line="240" w:lineRule="auto"/>
      </w:pPr>
      <w:r>
        <w:t>QSFP:</w:t>
      </w:r>
    </w:p>
    <w:p w:rsidR="00F339AC" w:rsidRDefault="00F339AC" w:rsidP="00F339AC">
      <w:pPr>
        <w:pStyle w:val="Listenabsatz"/>
        <w:numPr>
          <w:ilvl w:val="0"/>
          <w:numId w:val="29"/>
        </w:numPr>
        <w:spacing w:before="0" w:after="0" w:line="240" w:lineRule="auto"/>
      </w:pPr>
      <w:r>
        <w:t>QSFP+:</w:t>
      </w:r>
    </w:p>
    <w:p w:rsidR="00F339AC" w:rsidRDefault="00F339AC" w:rsidP="00F339AC">
      <w:pPr>
        <w:pStyle w:val="Listenabsatz"/>
        <w:numPr>
          <w:ilvl w:val="0"/>
          <w:numId w:val="29"/>
        </w:numPr>
        <w:spacing w:before="0" w:after="0" w:line="240" w:lineRule="auto"/>
      </w:pPr>
      <w:r>
        <w:t>CXP:</w:t>
      </w:r>
    </w:p>
    <w:p w:rsidR="00F339AC" w:rsidRDefault="00F339AC" w:rsidP="00F339AC">
      <w:pPr>
        <w:pStyle w:val="Listenabsatz"/>
        <w:numPr>
          <w:ilvl w:val="0"/>
          <w:numId w:val="29"/>
        </w:numPr>
        <w:spacing w:before="0" w:after="0" w:line="240" w:lineRule="auto"/>
      </w:pPr>
      <w:r>
        <w:t>SHIELDED_MINI_MULTILANE_HD_4X:</w:t>
      </w:r>
    </w:p>
    <w:p w:rsidR="00F339AC" w:rsidRDefault="00F339AC" w:rsidP="00F339AC">
      <w:pPr>
        <w:pStyle w:val="Listenabsatz"/>
        <w:numPr>
          <w:ilvl w:val="0"/>
          <w:numId w:val="29"/>
        </w:numPr>
        <w:spacing w:before="0" w:after="0" w:line="240" w:lineRule="auto"/>
      </w:pPr>
      <w:r>
        <w:t>SHIELDED_MINI_MULTILANE_HD_(X:</w:t>
      </w:r>
    </w:p>
    <w:p w:rsidR="00F339AC" w:rsidRDefault="00F339AC" w:rsidP="00F339AC">
      <w:pPr>
        <w:pStyle w:val="Listenabsatz"/>
        <w:numPr>
          <w:ilvl w:val="0"/>
          <w:numId w:val="29"/>
        </w:numPr>
        <w:spacing w:before="0" w:after="0" w:line="240" w:lineRule="auto"/>
      </w:pPr>
      <w:r>
        <w:t>QSFP28:</w:t>
      </w:r>
    </w:p>
    <w:p w:rsidR="00F339AC" w:rsidRDefault="00F339AC" w:rsidP="00F339AC">
      <w:pPr>
        <w:pStyle w:val="Listenabsatz"/>
        <w:numPr>
          <w:ilvl w:val="0"/>
          <w:numId w:val="29"/>
        </w:numPr>
        <w:spacing w:before="0" w:after="0" w:line="240" w:lineRule="auto"/>
      </w:pPr>
      <w:r>
        <w:t>CXP2:</w:t>
      </w:r>
    </w:p>
    <w:p w:rsidR="00F339AC" w:rsidRDefault="00F339AC" w:rsidP="00F339AC">
      <w:pPr>
        <w:pStyle w:val="Listenabsatz"/>
        <w:numPr>
          <w:ilvl w:val="0"/>
          <w:numId w:val="29"/>
        </w:numPr>
        <w:spacing w:before="0" w:after="0" w:line="240" w:lineRule="auto"/>
      </w:pPr>
      <w:r>
        <w:t>CDFP_STYLE1_STYLE2:</w:t>
      </w:r>
    </w:p>
    <w:p w:rsidR="00F339AC" w:rsidRDefault="00F339AC" w:rsidP="00F339AC">
      <w:pPr>
        <w:pStyle w:val="Listenabsatz"/>
        <w:numPr>
          <w:ilvl w:val="0"/>
          <w:numId w:val="29"/>
        </w:numPr>
        <w:spacing w:before="0" w:after="0" w:line="240" w:lineRule="auto"/>
      </w:pPr>
      <w:r>
        <w:t>SHIELDED_MINI_MULTILANE_HD_4X_FAN_OUT:</w:t>
      </w:r>
    </w:p>
    <w:p w:rsidR="00F339AC" w:rsidRDefault="00F339AC" w:rsidP="00F339AC">
      <w:pPr>
        <w:pStyle w:val="Listenabsatz"/>
        <w:numPr>
          <w:ilvl w:val="0"/>
          <w:numId w:val="29"/>
        </w:numPr>
        <w:spacing w:before="0" w:after="0" w:line="240" w:lineRule="auto"/>
      </w:pPr>
      <w:r>
        <w:t>SHIELDED_MINI_MULTILANE_HD_8X_FAN_OUT:</w:t>
      </w:r>
    </w:p>
    <w:p w:rsidR="00F339AC" w:rsidRDefault="00F339AC" w:rsidP="00F339AC">
      <w:pPr>
        <w:pStyle w:val="Listenabsatz"/>
        <w:numPr>
          <w:ilvl w:val="0"/>
          <w:numId w:val="29"/>
        </w:numPr>
        <w:spacing w:before="0" w:after="0" w:line="240" w:lineRule="auto"/>
      </w:pPr>
      <w:r>
        <w:t>CDFP_STYLE3:</w:t>
      </w:r>
    </w:p>
    <w:p w:rsidR="00F339AC" w:rsidRDefault="00F339AC" w:rsidP="00F339AC">
      <w:pPr>
        <w:pStyle w:val="Listenabsatz"/>
        <w:numPr>
          <w:ilvl w:val="0"/>
          <w:numId w:val="29"/>
        </w:numPr>
        <w:spacing w:before="0" w:after="0" w:line="240" w:lineRule="auto"/>
      </w:pPr>
      <w:r>
        <w:t>QSFP_MICRO:</w:t>
      </w:r>
    </w:p>
    <w:p w:rsidR="00F339AC" w:rsidRDefault="00F339AC" w:rsidP="00F339AC">
      <w:pPr>
        <w:pStyle w:val="Listenabsatz"/>
        <w:numPr>
          <w:ilvl w:val="0"/>
          <w:numId w:val="29"/>
        </w:numPr>
        <w:spacing w:before="0" w:after="0" w:line="240" w:lineRule="auto"/>
      </w:pPr>
      <w:r>
        <w:lastRenderedPageBreak/>
        <w:t>QSFP_DD:</w:t>
      </w:r>
    </w:p>
    <w:p w:rsidR="00F339AC" w:rsidRDefault="00F339AC" w:rsidP="00F339AC">
      <w:pPr>
        <w:pStyle w:val="Listenabsatz"/>
        <w:numPr>
          <w:ilvl w:val="0"/>
          <w:numId w:val="29"/>
        </w:numPr>
        <w:spacing w:before="0" w:after="0" w:line="240" w:lineRule="auto"/>
      </w:pPr>
      <w:r>
        <w:t>QSFP+_RATE_SELECT_V1:</w:t>
      </w:r>
    </w:p>
    <w:p w:rsidR="00F339AC" w:rsidRDefault="00F339AC" w:rsidP="00F339AC">
      <w:pPr>
        <w:pStyle w:val="Listenabsatz"/>
        <w:numPr>
          <w:ilvl w:val="0"/>
          <w:numId w:val="29"/>
        </w:numPr>
        <w:spacing w:before="0" w:after="0" w:line="240" w:lineRule="auto"/>
      </w:pPr>
      <w:r>
        <w:t>QSFP+_RATE_SELECT_V2:</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A1F8E" w:rsidRDefault="00FA1F8E" w:rsidP="00FA1F8E">
      <w:pPr>
        <w:pStyle w:val="berschrift3"/>
      </w:pPr>
      <w:bookmarkStart w:id="404" w:name="_Toc2841757"/>
      <w:r>
        <w:t>DuplexType</w:t>
      </w:r>
    </w:p>
    <w:p w:rsidR="00FA1F8E" w:rsidRPr="00DE259A" w:rsidRDefault="00FA1F8E" w:rsidP="00FA1F8E">
      <w:r>
        <w:t>Qualified Name: WireModel::TypeDefinitions::DuplexType</w:t>
      </w:r>
    </w:p>
    <w:p w:rsidR="00FA1F8E" w:rsidRPr="005118CF" w:rsidRDefault="00FA1F8E" w:rsidP="00FA1F8E">
      <w:pPr>
        <w:spacing w:after="0"/>
        <w:rPr>
          <w:bCs/>
          <w:color w:val="auto"/>
        </w:rPr>
      </w:pPr>
    </w:p>
    <w:p w:rsidR="00FA1F8E" w:rsidRPr="005118CF" w:rsidRDefault="00FA1F8E" w:rsidP="00FA1F8E">
      <w:pPr>
        <w:spacing w:after="0"/>
        <w:rPr>
          <w:bCs/>
          <w:color w:val="auto"/>
        </w:rPr>
      </w:pPr>
      <w:r w:rsidRPr="005118CF">
        <w:rPr>
          <w:color w:val="auto"/>
        </w:rPr>
        <w:t>Contains Enumeration Literals:</w:t>
      </w:r>
    </w:p>
    <w:p w:rsidR="00FA1F8E" w:rsidRDefault="00FA1F8E" w:rsidP="00FA1F8E">
      <w:pPr>
        <w:pStyle w:val="Listenabsatz"/>
        <w:numPr>
          <w:ilvl w:val="0"/>
          <w:numId w:val="29"/>
        </w:numPr>
        <w:spacing w:before="0" w:after="0" w:line="240" w:lineRule="auto"/>
      </w:pPr>
      <w:r>
        <w:t>HALF_DUPLEX:</w:t>
      </w:r>
    </w:p>
    <w:p w:rsidR="00FA1F8E" w:rsidRDefault="00FA1F8E" w:rsidP="00FA1F8E">
      <w:pPr>
        <w:pStyle w:val="Listenabsatz"/>
        <w:numPr>
          <w:ilvl w:val="0"/>
          <w:numId w:val="29"/>
        </w:numPr>
        <w:spacing w:before="0" w:after="0" w:line="240" w:lineRule="auto"/>
      </w:pPr>
      <w:r>
        <w:t>FULL_DUPLEX:</w:t>
      </w:r>
    </w:p>
    <w:p w:rsidR="00FA1F8E" w:rsidRDefault="00FA1F8E" w:rsidP="00FA1F8E">
      <w:pPr>
        <w:pStyle w:val="Listenabsatz"/>
        <w:numPr>
          <w:ilvl w:val="0"/>
          <w:numId w:val="29"/>
        </w:numPr>
        <w:spacing w:before="0" w:after="0" w:line="240" w:lineRule="auto"/>
      </w:pPr>
      <w:r>
        <w:t>NOT_YET_DEFINED:</w:t>
      </w:r>
    </w:p>
    <w:p w:rsidR="00FA1F8E" w:rsidRPr="00E96832" w:rsidRDefault="00FA1F8E" w:rsidP="00FA1F8E">
      <w:pPr>
        <w:spacing w:after="0"/>
        <w:rPr>
          <w:color w:val="auto"/>
        </w:rPr>
      </w:pPr>
    </w:p>
    <w:p w:rsidR="00F339AC" w:rsidRDefault="00F339AC" w:rsidP="00F339AC">
      <w:pPr>
        <w:pStyle w:val="berschrift3"/>
      </w:pPr>
      <w:r>
        <w:t>RxSyncPreferenceType</w:t>
      </w:r>
      <w:bookmarkEnd w:id="404"/>
    </w:p>
    <w:p w:rsidR="00F339AC" w:rsidRPr="00DE259A" w:rsidRDefault="00F339AC" w:rsidP="00F339AC">
      <w:r>
        <w:t>Qualified Name: WireModel::TypeDefinitions::RxSyncPreferenceType</w:t>
      </w:r>
    </w:p>
    <w:p w:rsidR="00F339AC" w:rsidRPr="00525447" w:rsidRDefault="00F339AC" w:rsidP="00F339AC">
      <w:pPr>
        <w:pStyle w:val="Listenabsatz"/>
        <w:numPr>
          <w:ilvl w:val="0"/>
          <w:numId w:val="26"/>
        </w:numPr>
        <w:spacing w:before="0" w:after="0" w:line="240" w:lineRule="auto"/>
      </w:pPr>
      <w:r>
        <w:t>Experimental</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AUTO_MULTIPORT_DEVICE:</w:t>
      </w:r>
    </w:p>
    <w:p w:rsidR="00F339AC" w:rsidRPr="00501397" w:rsidRDefault="00F339AC" w:rsidP="00F339AC">
      <w:pPr>
        <w:pStyle w:val="Listenabsatz"/>
        <w:numPr>
          <w:ilvl w:val="1"/>
          <w:numId w:val="29"/>
        </w:numPr>
        <w:spacing w:before="0" w:after="0" w:line="240" w:lineRule="auto"/>
      </w:pPr>
      <w:r w:rsidRPr="009F1A57">
        <w:t>Master/Slave relation is determined by auto-negotiation and this device has a preference for being Master</w:t>
      </w:r>
    </w:p>
    <w:p w:rsidR="00F339AC" w:rsidRDefault="00F339AC" w:rsidP="00F339AC">
      <w:pPr>
        <w:pStyle w:val="Listenabsatz"/>
        <w:numPr>
          <w:ilvl w:val="0"/>
          <w:numId w:val="29"/>
        </w:numPr>
        <w:spacing w:before="0" w:after="0" w:line="240" w:lineRule="auto"/>
      </w:pPr>
      <w:r>
        <w:t>AUTO_SINGLE_PORT_DEVICE:</w:t>
      </w:r>
    </w:p>
    <w:p w:rsidR="00F339AC" w:rsidRPr="00501397" w:rsidRDefault="00F339AC" w:rsidP="00F339AC">
      <w:pPr>
        <w:pStyle w:val="Listenabsatz"/>
        <w:numPr>
          <w:ilvl w:val="1"/>
          <w:numId w:val="29"/>
        </w:numPr>
        <w:spacing w:before="0" w:after="0" w:line="240" w:lineRule="auto"/>
      </w:pPr>
      <w:r w:rsidRPr="009F1A57">
        <w:t>Master/Slave relation is determined by auto-negotiation and this device has a preference for being Slave</w:t>
      </w:r>
    </w:p>
    <w:p w:rsidR="00F339AC" w:rsidRDefault="00F339AC" w:rsidP="00F339AC">
      <w:pPr>
        <w:pStyle w:val="Listenabsatz"/>
        <w:numPr>
          <w:ilvl w:val="0"/>
          <w:numId w:val="29"/>
        </w:numPr>
        <w:spacing w:before="0" w:after="0" w:line="240" w:lineRule="auto"/>
      </w:pPr>
      <w:r>
        <w:t>MANUAL_MASTER:</w:t>
      </w:r>
    </w:p>
    <w:p w:rsidR="00F339AC" w:rsidRPr="00501397" w:rsidRDefault="00F339AC" w:rsidP="00F339AC">
      <w:pPr>
        <w:pStyle w:val="Listenabsatz"/>
        <w:numPr>
          <w:ilvl w:val="1"/>
          <w:numId w:val="29"/>
        </w:numPr>
        <w:spacing w:before="0" w:after="0" w:line="240" w:lineRule="auto"/>
      </w:pPr>
      <w:r w:rsidRPr="009F1A57">
        <w:t>Master/Slave relation is determined by manual configuration and this device shall be Master</w:t>
      </w:r>
    </w:p>
    <w:p w:rsidR="00F339AC" w:rsidRDefault="00F339AC" w:rsidP="00F339AC">
      <w:pPr>
        <w:pStyle w:val="Listenabsatz"/>
        <w:numPr>
          <w:ilvl w:val="0"/>
          <w:numId w:val="29"/>
        </w:numPr>
        <w:spacing w:before="0" w:after="0" w:line="240" w:lineRule="auto"/>
      </w:pPr>
      <w:r>
        <w:t>MANUAL_SLAVE:</w:t>
      </w:r>
    </w:p>
    <w:p w:rsidR="00F339AC" w:rsidRPr="00501397" w:rsidRDefault="00F339AC" w:rsidP="00F339AC">
      <w:pPr>
        <w:pStyle w:val="Listenabsatz"/>
        <w:numPr>
          <w:ilvl w:val="1"/>
          <w:numId w:val="29"/>
        </w:numPr>
        <w:spacing w:before="0" w:after="0" w:line="240" w:lineRule="auto"/>
      </w:pPr>
      <w:r w:rsidRPr="009F1A57">
        <w:t>Master/Slave relation is determined by manual configuration and this device shall be Slave</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5" w:name="_Toc2841758"/>
      <w:r>
        <w:t>RxSyncRoleType</w:t>
      </w:r>
      <w:bookmarkEnd w:id="405"/>
    </w:p>
    <w:p w:rsidR="00F339AC" w:rsidRPr="00DE259A" w:rsidRDefault="00F339AC" w:rsidP="00F339AC">
      <w:r>
        <w:t>Qualified Name: WireModel::TypeDefinitions::RxSyncRoleType</w:t>
      </w:r>
    </w:p>
    <w:p w:rsidR="00F339AC" w:rsidRPr="00525447" w:rsidRDefault="00F339AC" w:rsidP="00F339AC">
      <w:pPr>
        <w:pStyle w:val="Listenabsatz"/>
        <w:numPr>
          <w:ilvl w:val="0"/>
          <w:numId w:val="26"/>
        </w:numPr>
        <w:spacing w:before="0" w:after="0" w:line="240" w:lineRule="auto"/>
      </w:pPr>
      <w:r>
        <w:t>Experimental</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lastRenderedPageBreak/>
        <w:t>Contains Enumeration Literals:</w:t>
      </w:r>
    </w:p>
    <w:p w:rsidR="00F339AC" w:rsidRDefault="00F339AC" w:rsidP="00F339AC">
      <w:pPr>
        <w:pStyle w:val="Listenabsatz"/>
        <w:numPr>
          <w:ilvl w:val="0"/>
          <w:numId w:val="29"/>
        </w:numPr>
        <w:spacing w:before="0" w:after="0" w:line="240" w:lineRule="auto"/>
      </w:pPr>
      <w:r>
        <w:t>MASTER:</w:t>
      </w:r>
    </w:p>
    <w:p w:rsidR="00F339AC" w:rsidRDefault="00F339AC" w:rsidP="00F339AC">
      <w:pPr>
        <w:pStyle w:val="Listenabsatz"/>
        <w:numPr>
          <w:ilvl w:val="0"/>
          <w:numId w:val="29"/>
        </w:numPr>
        <w:spacing w:before="0" w:after="0" w:line="240" w:lineRule="auto"/>
      </w:pPr>
      <w:r>
        <w:t>SLAVE:</w:t>
      </w:r>
    </w:p>
    <w:p w:rsidR="00F339AC" w:rsidRDefault="00F339AC" w:rsidP="00F339AC">
      <w:pPr>
        <w:pStyle w:val="Listenabsatz"/>
        <w:numPr>
          <w:ilvl w:val="0"/>
          <w:numId w:val="29"/>
        </w:numPr>
        <w:spacing w:before="0" w:after="0" w:line="240" w:lineRule="auto"/>
      </w:pPr>
      <w:r>
        <w:t>FAULT:</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6" w:name="_Toc2841760"/>
      <w:r>
        <w:t>SignalOrderingType</w:t>
      </w:r>
      <w:bookmarkEnd w:id="406"/>
    </w:p>
    <w:p w:rsidR="00F339AC" w:rsidRPr="00DE259A" w:rsidRDefault="00F339AC" w:rsidP="00F339AC">
      <w:r>
        <w:t>Qualified Name: WireModel::TypeDefinitions::SignalOrderingType</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MDI:</w:t>
      </w:r>
    </w:p>
    <w:p w:rsidR="00F339AC" w:rsidRDefault="00F339AC" w:rsidP="00F339AC">
      <w:pPr>
        <w:pStyle w:val="Listenabsatz"/>
        <w:numPr>
          <w:ilvl w:val="0"/>
          <w:numId w:val="29"/>
        </w:numPr>
        <w:spacing w:before="0" w:after="0" w:line="240" w:lineRule="auto"/>
      </w:pPr>
      <w:r>
        <w:t>MDI_X:</w:t>
      </w:r>
    </w:p>
    <w:p w:rsidR="00F339AC" w:rsidRDefault="00F339AC" w:rsidP="00F339AC">
      <w:pPr>
        <w:pStyle w:val="Listenabsatz"/>
        <w:numPr>
          <w:ilvl w:val="0"/>
          <w:numId w:val="29"/>
        </w:numPr>
        <w:spacing w:before="0" w:after="0" w:line="240" w:lineRule="auto"/>
      </w:pPr>
      <w:r>
        <w:t>NOT_YET_DEFINED:</w:t>
      </w:r>
    </w:p>
    <w:p w:rsidR="00F339AC" w:rsidRPr="00E96832" w:rsidRDefault="00F339AC" w:rsidP="00F339AC">
      <w:pPr>
        <w:spacing w:after="0"/>
        <w:rPr>
          <w:color w:val="auto"/>
        </w:rPr>
      </w:pPr>
    </w:p>
    <w:p w:rsidR="00F339AC" w:rsidRDefault="00F339AC" w:rsidP="00F339AC">
      <w:pPr>
        <w:pStyle w:val="berschrift3"/>
      </w:pPr>
      <w:bookmarkStart w:id="407" w:name="_Toc457510586"/>
      <w:bookmarkStart w:id="408" w:name="_Toc466473155"/>
      <w:bookmarkStart w:id="409" w:name="_Toc2769179"/>
      <w:bookmarkStart w:id="410" w:name="_Toc2841761"/>
      <w:r>
        <w:t>pmdNegotiationStateType</w:t>
      </w:r>
      <w:bookmarkEnd w:id="407"/>
      <w:bookmarkEnd w:id="408"/>
      <w:bookmarkEnd w:id="409"/>
      <w:bookmarkEnd w:id="410"/>
    </w:p>
    <w:p w:rsidR="00F339AC" w:rsidRPr="00DE259A" w:rsidRDefault="00F339AC" w:rsidP="00F339AC">
      <w:r>
        <w:t>Qualified Name: WireModel::TypeDefinitions::pmdNegotiationStateType</w:t>
      </w:r>
    </w:p>
    <w:p w:rsidR="00F339AC" w:rsidRPr="00525447" w:rsidRDefault="00F339AC" w:rsidP="00F339AC">
      <w:pPr>
        <w:pStyle w:val="Listenabsatz"/>
        <w:numPr>
          <w:ilvl w:val="0"/>
          <w:numId w:val="26"/>
        </w:numPr>
        <w:spacing w:before="0" w:after="0" w:line="240" w:lineRule="auto"/>
      </w:pPr>
      <w:r>
        <w:t>Experimental</w:t>
      </w:r>
    </w:p>
    <w:p w:rsidR="00F339AC" w:rsidRPr="005118CF" w:rsidRDefault="00F339AC" w:rsidP="00F339AC">
      <w:pPr>
        <w:spacing w:after="0"/>
        <w:rPr>
          <w:bCs/>
          <w:color w:val="auto"/>
        </w:rPr>
      </w:pPr>
    </w:p>
    <w:p w:rsidR="00F339AC" w:rsidRPr="005118CF" w:rsidRDefault="00F339AC" w:rsidP="00F339AC">
      <w:pPr>
        <w:spacing w:after="0"/>
        <w:rPr>
          <w:bCs/>
          <w:color w:val="auto"/>
        </w:rPr>
      </w:pPr>
      <w:r w:rsidRPr="005118CF">
        <w:rPr>
          <w:color w:val="auto"/>
        </w:rPr>
        <w:t>Contains Enumeration Literals:</w:t>
      </w:r>
    </w:p>
    <w:p w:rsidR="00F339AC" w:rsidRDefault="00F339AC" w:rsidP="00F339AC">
      <w:pPr>
        <w:pStyle w:val="Listenabsatz"/>
        <w:numPr>
          <w:ilvl w:val="0"/>
          <w:numId w:val="29"/>
        </w:numPr>
        <w:spacing w:before="0" w:after="0" w:line="240" w:lineRule="auto"/>
      </w:pPr>
      <w:r>
        <w:t>NONE:</w:t>
      </w:r>
    </w:p>
    <w:p w:rsidR="00F339AC" w:rsidRPr="00501397" w:rsidRDefault="00F339AC" w:rsidP="00F339AC">
      <w:pPr>
        <w:pStyle w:val="Listenabsatz"/>
        <w:numPr>
          <w:ilvl w:val="1"/>
          <w:numId w:val="29"/>
        </w:numPr>
        <w:spacing w:before="0" w:after="0" w:line="240" w:lineRule="auto"/>
      </w:pPr>
      <w:r w:rsidRPr="009F1A57">
        <w:t>Device does not support auto negotiation</w:t>
      </w:r>
    </w:p>
    <w:p w:rsidR="00F339AC" w:rsidRDefault="00F339AC" w:rsidP="00F339AC">
      <w:pPr>
        <w:pStyle w:val="Listenabsatz"/>
        <w:numPr>
          <w:ilvl w:val="0"/>
          <w:numId w:val="29"/>
        </w:numPr>
        <w:spacing w:before="0" w:after="0" w:line="240" w:lineRule="auto"/>
      </w:pPr>
      <w:r>
        <w:t>DISABLED:</w:t>
      </w:r>
    </w:p>
    <w:p w:rsidR="00F339AC" w:rsidRPr="00501397" w:rsidRDefault="00F339AC" w:rsidP="00F339AC">
      <w:pPr>
        <w:pStyle w:val="Listenabsatz"/>
        <w:numPr>
          <w:ilvl w:val="1"/>
          <w:numId w:val="29"/>
        </w:numPr>
        <w:spacing w:before="0" w:after="0" w:line="240" w:lineRule="auto"/>
      </w:pPr>
      <w:r w:rsidRPr="009F1A57">
        <w:t>Auto negotiation is disabled.</w:t>
      </w:r>
    </w:p>
    <w:p w:rsidR="00F339AC" w:rsidRDefault="00F339AC" w:rsidP="00F339AC">
      <w:pPr>
        <w:pStyle w:val="Listenabsatz"/>
        <w:numPr>
          <w:ilvl w:val="0"/>
          <w:numId w:val="29"/>
        </w:numPr>
        <w:spacing w:before="0" w:after="0" w:line="240" w:lineRule="auto"/>
      </w:pPr>
      <w:r>
        <w:t>ENABLED:</w:t>
      </w:r>
    </w:p>
    <w:p w:rsidR="00F339AC" w:rsidRPr="00501397" w:rsidRDefault="00F339AC" w:rsidP="00F339AC">
      <w:pPr>
        <w:pStyle w:val="Listenabsatz"/>
        <w:numPr>
          <w:ilvl w:val="1"/>
          <w:numId w:val="29"/>
        </w:numPr>
        <w:spacing w:before="0" w:after="0" w:line="240" w:lineRule="auto"/>
      </w:pPr>
      <w:r w:rsidRPr="009F1A57">
        <w:t>Auto negotiation is enabled, but currently nothing is connected</w:t>
      </w:r>
    </w:p>
    <w:p w:rsidR="00F339AC" w:rsidRDefault="00F339AC" w:rsidP="00F339AC">
      <w:pPr>
        <w:pStyle w:val="Listenabsatz"/>
        <w:numPr>
          <w:ilvl w:val="0"/>
          <w:numId w:val="29"/>
        </w:numPr>
        <w:spacing w:before="0" w:after="0" w:line="240" w:lineRule="auto"/>
      </w:pPr>
      <w:r>
        <w:t>IN_PROGRESS:</w:t>
      </w:r>
    </w:p>
    <w:p w:rsidR="00F339AC" w:rsidRPr="00501397" w:rsidRDefault="00F339AC" w:rsidP="00F339AC">
      <w:pPr>
        <w:pStyle w:val="Listenabsatz"/>
        <w:numPr>
          <w:ilvl w:val="1"/>
          <w:numId w:val="29"/>
        </w:numPr>
        <w:spacing w:before="0" w:after="0" w:line="240" w:lineRule="auto"/>
      </w:pPr>
      <w:r w:rsidRPr="009F1A57">
        <w:t>The auto-negotiation protocol is running and negotiation is currently in-progress</w:t>
      </w:r>
    </w:p>
    <w:p w:rsidR="00F339AC" w:rsidRDefault="00F339AC" w:rsidP="00F339AC">
      <w:pPr>
        <w:pStyle w:val="Listenabsatz"/>
        <w:numPr>
          <w:ilvl w:val="0"/>
          <w:numId w:val="29"/>
        </w:numPr>
        <w:spacing w:before="0" w:after="0" w:line="240" w:lineRule="auto"/>
      </w:pPr>
      <w:r>
        <w:t>COMPLETE:</w:t>
      </w:r>
    </w:p>
    <w:p w:rsidR="00F339AC" w:rsidRPr="00501397" w:rsidRDefault="00F339AC" w:rsidP="00F339AC">
      <w:pPr>
        <w:pStyle w:val="Listenabsatz"/>
        <w:numPr>
          <w:ilvl w:val="1"/>
          <w:numId w:val="29"/>
        </w:numPr>
        <w:spacing w:before="0" w:after="0" w:line="240" w:lineRule="auto"/>
      </w:pPr>
      <w:r w:rsidRPr="009F1A57">
        <w:t>The auto-negotation protocol has completed successfully</w:t>
      </w:r>
    </w:p>
    <w:p w:rsidR="00F339AC" w:rsidRDefault="00F339AC" w:rsidP="00F339AC">
      <w:pPr>
        <w:pStyle w:val="Listenabsatz"/>
        <w:numPr>
          <w:ilvl w:val="0"/>
          <w:numId w:val="29"/>
        </w:numPr>
        <w:spacing w:before="0" w:after="0" w:line="240" w:lineRule="auto"/>
      </w:pPr>
      <w:r>
        <w:t>FAILED:</w:t>
      </w:r>
    </w:p>
    <w:p w:rsidR="00F339AC" w:rsidRPr="00501397" w:rsidRDefault="00F339AC" w:rsidP="00F339AC">
      <w:pPr>
        <w:pStyle w:val="Listenabsatz"/>
        <w:numPr>
          <w:ilvl w:val="1"/>
          <w:numId w:val="29"/>
        </w:numPr>
        <w:spacing w:before="0" w:after="0" w:line="240" w:lineRule="auto"/>
      </w:pPr>
      <w:r w:rsidRPr="009F1A57">
        <w:t>The auto-negotation protocol has failed</w:t>
      </w:r>
    </w:p>
    <w:p w:rsidR="00F339AC" w:rsidRDefault="00F339AC" w:rsidP="00F339AC">
      <w:pPr>
        <w:pStyle w:val="Listenabsatz"/>
        <w:numPr>
          <w:ilvl w:val="0"/>
          <w:numId w:val="29"/>
        </w:numPr>
        <w:spacing w:before="0" w:after="0" w:line="240" w:lineRule="auto"/>
      </w:pPr>
      <w:r>
        <w:t>NOT_YET_DEFINED:</w:t>
      </w:r>
    </w:p>
    <w:p w:rsidR="00F339AC" w:rsidRPr="00501397" w:rsidRDefault="00F339AC" w:rsidP="00F339AC">
      <w:pPr>
        <w:pStyle w:val="Listenabsatz"/>
        <w:numPr>
          <w:ilvl w:val="1"/>
          <w:numId w:val="29"/>
        </w:numPr>
        <w:spacing w:before="0" w:after="0" w:line="240" w:lineRule="auto"/>
      </w:pPr>
      <w:r w:rsidRPr="009F1A57">
        <w:t>Device supports autonegotiation, but state is currently unknown, e.g. because device just booted</w:t>
      </w:r>
    </w:p>
    <w:p w:rsidR="00F339AC" w:rsidRPr="00E96832" w:rsidRDefault="00F339AC" w:rsidP="00F339AC">
      <w:pPr>
        <w:spacing w:after="0"/>
        <w:rPr>
          <w:color w:val="auto"/>
        </w:rPr>
      </w:pPr>
    </w:p>
    <w:p w:rsidR="001A1E52" w:rsidRPr="004736FC" w:rsidRDefault="001A1E52" w:rsidP="00666B73">
      <w:pPr>
        <w:pStyle w:val="berschrift2"/>
      </w:pPr>
      <w:bookmarkStart w:id="411" w:name="_Toc2841762"/>
      <w:r>
        <w:lastRenderedPageBreak/>
        <w:t>Super Classes</w:t>
      </w:r>
      <w:bookmarkEnd w:id="411"/>
    </w:p>
    <w:p w:rsidR="00F339AC" w:rsidRDefault="00F339AC" w:rsidP="00F339AC">
      <w:pPr>
        <w:pStyle w:val="berschrift3"/>
      </w:pPr>
      <w:bookmarkStart w:id="412" w:name="_Toc457510582"/>
      <w:bookmarkStart w:id="413" w:name="_Toc466473151"/>
      <w:bookmarkStart w:id="414" w:name="_Toc2769175"/>
      <w:bookmarkStart w:id="415" w:name="_Toc2841763"/>
      <w:r w:rsidRPr="00FA3F1C">
        <w:t>WireCurrentProblem</w:t>
      </w:r>
      <w:bookmarkEnd w:id="412"/>
      <w:bookmarkEnd w:id="413"/>
      <w:bookmarkEnd w:id="414"/>
      <w:bookmarkEnd w:id="415"/>
    </w:p>
    <w:p w:rsidR="00F339AC" w:rsidRPr="00DE259A" w:rsidRDefault="00F339AC" w:rsidP="00F339AC">
      <w:r>
        <w:t>Qualified Name: WireModel::ObjectClasses::SuperClasses::WireCurrentProblem</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OpenModelClass</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16" w:name="_Toc462042850"/>
      <w:bookmarkStart w:id="417" w:name="_Toc466204880"/>
      <w:bookmarkStart w:id="418" w:name="_Toc2769194"/>
      <w:bookmarkStart w:id="419" w:name="_Toc2841798"/>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18</w:t>
      </w:r>
      <w:r>
        <w:rPr>
          <w:noProof/>
        </w:rPr>
        <w:fldChar w:fldCharType="end"/>
      </w:r>
      <w:r>
        <w:t>: Attributes</w:t>
      </w:r>
      <w:r w:rsidRPr="00484CAE">
        <w:t xml:space="preserve"> </w:t>
      </w:r>
      <w:r>
        <w:t>for WireCurrentProblem</w:t>
      </w:r>
      <w:bookmarkEnd w:id="416"/>
      <w:bookmarkEnd w:id="417"/>
      <w:bookmarkEnd w:id="418"/>
      <w:bookmarkEnd w:id="4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sequenceNumber</w:t>
            </w: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Unique sequence number of the current problem object.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timeStamp</w:t>
            </w: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Time and date of the problem.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problemSeverity</w:t>
            </w:r>
          </w:p>
        </w:tc>
        <w:tc>
          <w:tcPr>
            <w:tcW w:w="2126" w:type="dxa"/>
            <w:vAlign w:val="center"/>
          </w:tcPr>
          <w:p w:rsidR="00F339AC" w:rsidRDefault="00F339AC" w:rsidP="00A303CB">
            <w:pPr>
              <w:rPr>
                <w:sz w:val="16"/>
                <w:szCs w:val="16"/>
              </w:rPr>
            </w:pPr>
            <w:r w:rsidRPr="00803FDC">
              <w:rPr>
                <w:sz w:val="16"/>
                <w:szCs w:val="16"/>
              </w:rPr>
              <w:t>SeverityType</w:t>
            </w:r>
          </w:p>
          <w:p w:rsidR="00F339AC" w:rsidRPr="00803FDC" w:rsidRDefault="00F339AC" w:rsidP="00A303CB">
            <w:pPr>
              <w:rPr>
                <w:sz w:val="16"/>
                <w:szCs w:val="16"/>
              </w:rPr>
            </w:pPr>
            <w:r w:rsidRPr="00E232DE">
              <w:rPr>
                <w:sz w:val="16"/>
                <w:szCs w:val="16"/>
              </w:rPr>
              <w:t>WARNING</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Severity of the alarm.</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54241D" w:rsidRPr="0054241D" w:rsidRDefault="0054241D" w:rsidP="0054241D"/>
    <w:p w:rsidR="001A1E52" w:rsidRPr="004736FC" w:rsidRDefault="001A1E52" w:rsidP="00666B73">
      <w:pPr>
        <w:pStyle w:val="berschrift2"/>
      </w:pPr>
      <w:bookmarkStart w:id="420" w:name="_Toc2841764"/>
      <w:r>
        <w:t>Notifications</w:t>
      </w:r>
      <w:bookmarkEnd w:id="420"/>
    </w:p>
    <w:p w:rsidR="001A1E52" w:rsidRPr="005A1F41" w:rsidRDefault="00F339AC" w:rsidP="00273BA0">
      <w:pPr>
        <w:pStyle w:val="Beschriftung"/>
        <w:rPr>
          <w:noProof/>
          <w:lang w:val="de-DE"/>
        </w:rPr>
      </w:pPr>
      <w:r>
        <w:rPr>
          <w:noProof/>
          <w:lang w:val="de-DE" w:eastAsia="de-DE"/>
        </w:rPr>
        <w:drawing>
          <wp:inline distT="0" distB="0" distL="0" distR="0">
            <wp:extent cx="5822950" cy="2449830"/>
            <wp:effectExtent l="0" t="0" r="6350" b="7620"/>
            <wp:docPr id="8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2449830"/>
                    </a:xfrm>
                    <a:prstGeom prst="rect">
                      <a:avLst/>
                    </a:prstGeom>
                    <a:noFill/>
                    <a:ln>
                      <a:noFill/>
                    </a:ln>
                  </pic:spPr>
                </pic:pic>
              </a:graphicData>
            </a:graphic>
          </wp:inline>
        </w:drawing>
      </w:r>
    </w:p>
    <w:p w:rsidR="00F339AC" w:rsidRDefault="00F339AC" w:rsidP="00F339AC">
      <w:pPr>
        <w:pStyle w:val="berschrift3"/>
      </w:pPr>
      <w:bookmarkStart w:id="421" w:name="_Toc2841765"/>
      <w:r w:rsidRPr="00FA3F1C">
        <w:t>AttributeValueChangedNotification</w:t>
      </w:r>
      <w:bookmarkEnd w:id="421"/>
    </w:p>
    <w:p w:rsidR="00F339AC" w:rsidRPr="00DE259A" w:rsidRDefault="00F339AC" w:rsidP="00F339AC">
      <w:r>
        <w:t>Qualified Name: WireModel::Notifications::AttributeValueChangedNotification</w:t>
      </w:r>
    </w:p>
    <w:p w:rsidR="00F339AC" w:rsidRPr="002B4CF8" w:rsidRDefault="00F339AC" w:rsidP="00F339AC">
      <w:pPr>
        <w:spacing w:after="0"/>
        <w:rPr>
          <w:color w:val="auto"/>
        </w:rPr>
      </w:pPr>
      <w:r w:rsidRPr="00E07BC7">
        <w:t>To be sent when the value of an attribute has changed.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F339AC" w:rsidRPr="00073611" w:rsidRDefault="00F339AC" w:rsidP="00F339AC">
      <w:pPr>
        <w:pStyle w:val="Beschriftung"/>
      </w:pPr>
      <w:bookmarkStart w:id="422" w:name="_Toc2841799"/>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19</w:t>
      </w:r>
      <w:r>
        <w:rPr>
          <w:noProof/>
        </w:rPr>
        <w:fldChar w:fldCharType="end"/>
      </w:r>
      <w:r>
        <w:t>: Attributes</w:t>
      </w:r>
      <w:r w:rsidRPr="00484CAE">
        <w:t xml:space="preserve"> </w:t>
      </w:r>
      <w:r>
        <w:t>for AttributeValueChangedNotification</w:t>
      </w:r>
      <w:bookmarkEnd w:id="4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attribute value changed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attributeName</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Attribute name not specified.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Name of the attribute that has been changed.</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newValue</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New value not specified.</w:t>
            </w:r>
          </w:p>
        </w:tc>
        <w:tc>
          <w:tcPr>
            <w:tcW w:w="1134" w:type="dxa"/>
            <w:vAlign w:val="center"/>
          </w:tcPr>
          <w:p w:rsidR="00F339AC" w:rsidRPr="00803FDC" w:rsidRDefault="00F339AC" w:rsidP="00A303CB">
            <w:pPr>
              <w:jc w:val="center"/>
              <w:rPr>
                <w:sz w:val="16"/>
                <w:szCs w:val="16"/>
              </w:rPr>
            </w:pPr>
            <w:r w:rsidRPr="00803FDC">
              <w:rPr>
                <w:sz w:val="16"/>
                <w:szCs w:val="16"/>
              </w:rPr>
              <w:t>0..1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Attribute value converted to a string (xml, json, ...)</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423" w:name="_Toc2841766"/>
      <w:r w:rsidRPr="00FA3F1C">
        <w:t>ObjectCreationNotification</w:t>
      </w:r>
      <w:bookmarkEnd w:id="423"/>
    </w:p>
    <w:p w:rsidR="00F339AC" w:rsidRPr="00DE259A" w:rsidRDefault="00F339AC" w:rsidP="00F339AC">
      <w:r>
        <w:t>Qualified Name: WireModel::Notifications::ObjectCreationNotification</w:t>
      </w:r>
    </w:p>
    <w:p w:rsidR="00F339AC" w:rsidRPr="002B4CF8" w:rsidRDefault="00F339AC" w:rsidP="00F339AC">
      <w:pPr>
        <w:spacing w:after="0"/>
        <w:rPr>
          <w:color w:val="auto"/>
        </w:rPr>
      </w:pPr>
      <w:r w:rsidRPr="00E07BC7">
        <w:t>To be sent when a new *_Pac has been instancieted.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24" w:name="_Toc2841800"/>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20</w:t>
      </w:r>
      <w:r>
        <w:rPr>
          <w:noProof/>
        </w:rPr>
        <w:fldChar w:fldCharType="end"/>
      </w:r>
      <w:r>
        <w:t>: Attributes</w:t>
      </w:r>
      <w:r w:rsidRPr="00484CAE">
        <w:t xml:space="preserve"> </w:t>
      </w:r>
      <w:r>
        <w:t>for ObjectCreationNotification</w:t>
      </w:r>
      <w:bookmarkEnd w:id="4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object creation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objectType</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Type of created object not specified.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Type of Object to be chosen from the following list of values: 'WireInterface_Pac', 'MW_PureEthernetStructure_Pac' or 'MW_EthernetContainer_Pac'.</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425" w:name="_Toc2841767"/>
      <w:r w:rsidRPr="00FA3F1C">
        <w:t>ObjectDeletionNotification</w:t>
      </w:r>
      <w:bookmarkEnd w:id="425"/>
    </w:p>
    <w:p w:rsidR="00F339AC" w:rsidRPr="00DE259A" w:rsidRDefault="00F339AC" w:rsidP="00F339AC">
      <w:r>
        <w:t>Qualified Name: WireModel::Notifications::ObjectDeletionNotification</w:t>
      </w:r>
    </w:p>
    <w:p w:rsidR="00F339AC" w:rsidRPr="002B4CF8" w:rsidRDefault="00F339AC" w:rsidP="00F339AC">
      <w:pPr>
        <w:spacing w:after="0"/>
        <w:rPr>
          <w:color w:val="auto"/>
        </w:rPr>
      </w:pPr>
      <w:r w:rsidRPr="00E07BC7">
        <w:t>To be sent when an instance of a *_Pac has been deleted.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26" w:name="_Toc2841801"/>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21</w:t>
      </w:r>
      <w:r>
        <w:rPr>
          <w:noProof/>
        </w:rPr>
        <w:fldChar w:fldCharType="end"/>
      </w:r>
      <w:r>
        <w:t>: Attributes</w:t>
      </w:r>
      <w:r w:rsidRPr="00484CAE">
        <w:t xml:space="preserve"> </w:t>
      </w:r>
      <w:r>
        <w:t>for ObjectDeletionNotification</w:t>
      </w:r>
      <w:bookmarkEnd w:id="4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object deletion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F339AC" w:rsidRDefault="00F339AC" w:rsidP="00F339AC">
      <w:pPr>
        <w:pStyle w:val="berschrift3"/>
      </w:pPr>
      <w:bookmarkStart w:id="427" w:name="_Toc466473157"/>
      <w:bookmarkStart w:id="428" w:name="_Toc2769181"/>
      <w:bookmarkStart w:id="429" w:name="_Toc2841768"/>
      <w:r w:rsidRPr="00FA3F1C">
        <w:t>ProblemNotification</w:t>
      </w:r>
      <w:bookmarkEnd w:id="427"/>
      <w:bookmarkEnd w:id="428"/>
      <w:bookmarkEnd w:id="429"/>
    </w:p>
    <w:p w:rsidR="00F339AC" w:rsidRPr="00DE259A" w:rsidRDefault="00F339AC" w:rsidP="00F339AC">
      <w:r>
        <w:t>Qualified Name: WireModel::Notifications::ProblemNotification</w:t>
      </w:r>
    </w:p>
    <w:p w:rsidR="00F339AC" w:rsidRPr="002B4CF8" w:rsidRDefault="00F339AC" w:rsidP="00F339AC">
      <w:pPr>
        <w:spacing w:after="0"/>
        <w:rPr>
          <w:color w:val="auto"/>
        </w:rPr>
      </w:pPr>
      <w:r w:rsidRPr="00E07BC7">
        <w:t>To be sent when a problem occured.</w:t>
      </w:r>
    </w:p>
    <w:p w:rsidR="00F339AC" w:rsidRPr="00722D48" w:rsidRDefault="00F339AC" w:rsidP="00F339AC">
      <w:pPr>
        <w:spacing w:after="0"/>
        <w:rPr>
          <w:color w:val="auto"/>
        </w:rPr>
      </w:pPr>
    </w:p>
    <w:p w:rsidR="00F339AC" w:rsidRPr="002B4CF8" w:rsidRDefault="00F339AC" w:rsidP="00F339AC">
      <w:pPr>
        <w:spacing w:after="0"/>
        <w:rPr>
          <w:color w:val="auto"/>
        </w:rPr>
      </w:pPr>
      <w:r w:rsidRPr="002B4CF8">
        <w:rPr>
          <w:color w:val="auto"/>
        </w:rPr>
        <w:t>Applied stereotypes:</w:t>
      </w:r>
    </w:p>
    <w:p w:rsidR="00F339AC" w:rsidRDefault="00F339AC" w:rsidP="00F339AC">
      <w:pPr>
        <w:pStyle w:val="Listenabsatz"/>
        <w:numPr>
          <w:ilvl w:val="0"/>
          <w:numId w:val="28"/>
        </w:numPr>
        <w:spacing w:before="0" w:after="0" w:line="240" w:lineRule="auto"/>
      </w:pPr>
      <w:r>
        <w:t>OpenModelNotification</w:t>
      </w:r>
    </w:p>
    <w:p w:rsidR="00F339AC" w:rsidRPr="001376EC" w:rsidRDefault="00F339AC" w:rsidP="00F339AC">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F339AC" w:rsidRPr="001376EC" w:rsidRDefault="00F339AC" w:rsidP="00F339AC">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F339AC" w:rsidRPr="00073611" w:rsidRDefault="00F339AC" w:rsidP="00F339AC">
      <w:pPr>
        <w:pStyle w:val="Beschriftung"/>
      </w:pPr>
      <w:bookmarkStart w:id="430" w:name="_Toc462042852"/>
      <w:bookmarkStart w:id="431" w:name="_Toc466204882"/>
      <w:bookmarkStart w:id="432" w:name="_Toc2769196"/>
      <w:bookmarkStart w:id="433" w:name="_Toc2841802"/>
      <w:r w:rsidRPr="00484CAE">
        <w:t xml:space="preserve">Table </w:t>
      </w:r>
      <w:r>
        <w:rPr>
          <w:noProof/>
        </w:rPr>
        <w:fldChar w:fldCharType="begin"/>
      </w:r>
      <w:r>
        <w:rPr>
          <w:noProof/>
        </w:rPr>
        <w:instrText xml:space="preserve"> SEQ Table \* ARABIC </w:instrText>
      </w:r>
      <w:r>
        <w:rPr>
          <w:noProof/>
        </w:rPr>
        <w:fldChar w:fldCharType="separate"/>
      </w:r>
      <w:r w:rsidR="00AC0741">
        <w:rPr>
          <w:noProof/>
        </w:rPr>
        <w:t>22</w:t>
      </w:r>
      <w:r>
        <w:rPr>
          <w:noProof/>
        </w:rPr>
        <w:fldChar w:fldCharType="end"/>
      </w:r>
      <w:r>
        <w:t>: Attributes</w:t>
      </w:r>
      <w:r w:rsidRPr="00484CAE">
        <w:t xml:space="preserve"> </w:t>
      </w:r>
      <w:r>
        <w:t>for ProblemNotification</w:t>
      </w:r>
      <w:bookmarkEnd w:id="430"/>
      <w:bookmarkEnd w:id="431"/>
      <w:bookmarkEnd w:id="432"/>
      <w:bookmarkEnd w:id="4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F339AC" w:rsidRPr="00D329F2" w:rsidTr="00A303CB">
        <w:trPr>
          <w:tblHeader/>
        </w:trPr>
        <w:tc>
          <w:tcPr>
            <w:tcW w:w="2320" w:type="dxa"/>
            <w:vAlign w:val="center"/>
          </w:tcPr>
          <w:p w:rsidR="00F339AC" w:rsidRPr="00803FDC" w:rsidRDefault="00F339AC" w:rsidP="00A303CB">
            <w:pPr>
              <w:spacing w:after="0"/>
              <w:rPr>
                <w:b/>
                <w:sz w:val="16"/>
              </w:rPr>
            </w:pPr>
            <w:r w:rsidRPr="00803FDC">
              <w:rPr>
                <w:b/>
                <w:sz w:val="16"/>
              </w:rPr>
              <w:t>Attribute Name</w:t>
            </w:r>
          </w:p>
        </w:tc>
        <w:tc>
          <w:tcPr>
            <w:tcW w:w="2126" w:type="dxa"/>
            <w:vAlign w:val="center"/>
          </w:tcPr>
          <w:p w:rsidR="00F339AC" w:rsidRPr="00803FDC" w:rsidRDefault="00F339AC" w:rsidP="00A303CB">
            <w:pPr>
              <w:spacing w:after="0"/>
              <w:rPr>
                <w:b/>
                <w:sz w:val="16"/>
              </w:rPr>
            </w:pPr>
            <w:r w:rsidRPr="00803FDC">
              <w:rPr>
                <w:b/>
                <w:sz w:val="16"/>
              </w:rPr>
              <w:t>Type</w:t>
            </w:r>
            <w:r>
              <w:rPr>
                <w:b/>
                <w:sz w:val="16"/>
              </w:rPr>
              <w:br/>
              <w:t>DefaultValue</w:t>
            </w:r>
          </w:p>
        </w:tc>
        <w:tc>
          <w:tcPr>
            <w:tcW w:w="1134" w:type="dxa"/>
            <w:vAlign w:val="center"/>
          </w:tcPr>
          <w:p w:rsidR="00F339AC" w:rsidRPr="00803FDC" w:rsidRDefault="00F339AC" w:rsidP="00A303CB">
            <w:pPr>
              <w:spacing w:after="0"/>
              <w:jc w:val="center"/>
              <w:rPr>
                <w:b/>
                <w:sz w:val="16"/>
              </w:rPr>
            </w:pPr>
            <w:r w:rsidRPr="00803FDC">
              <w:rPr>
                <w:b/>
                <w:sz w:val="16"/>
              </w:rPr>
              <w:t>Multiplicity</w:t>
            </w:r>
          </w:p>
        </w:tc>
        <w:tc>
          <w:tcPr>
            <w:tcW w:w="780" w:type="dxa"/>
            <w:vAlign w:val="center"/>
          </w:tcPr>
          <w:p w:rsidR="00F339AC" w:rsidRPr="00803FDC" w:rsidRDefault="00F339AC" w:rsidP="00A303CB">
            <w:pPr>
              <w:spacing w:after="0"/>
              <w:jc w:val="center"/>
              <w:rPr>
                <w:b/>
                <w:sz w:val="16"/>
              </w:rPr>
            </w:pPr>
            <w:r w:rsidRPr="00803FDC">
              <w:rPr>
                <w:b/>
                <w:sz w:val="16"/>
              </w:rPr>
              <w:t>Access</w:t>
            </w:r>
          </w:p>
        </w:tc>
        <w:tc>
          <w:tcPr>
            <w:tcW w:w="3331" w:type="dxa"/>
            <w:vAlign w:val="center"/>
          </w:tcPr>
          <w:p w:rsidR="00F339AC" w:rsidRPr="00803FDC" w:rsidRDefault="00F339AC" w:rsidP="00A303CB">
            <w:pPr>
              <w:spacing w:after="0"/>
              <w:rPr>
                <w:b/>
                <w:sz w:val="16"/>
              </w:rPr>
            </w:pPr>
            <w:r w:rsidRPr="00803FDC">
              <w:rPr>
                <w:b/>
                <w:sz w:val="16"/>
              </w:rPr>
              <w:t>Stereotypes</w:t>
            </w:r>
          </w:p>
        </w:tc>
        <w:tc>
          <w:tcPr>
            <w:tcW w:w="3089" w:type="dxa"/>
            <w:vAlign w:val="center"/>
          </w:tcPr>
          <w:p w:rsidR="00F339AC" w:rsidRPr="00803FDC" w:rsidRDefault="00F339AC" w:rsidP="00A303CB">
            <w:pPr>
              <w:spacing w:after="0"/>
              <w:rPr>
                <w:b/>
                <w:sz w:val="16"/>
              </w:rPr>
            </w:pPr>
            <w:r w:rsidRPr="00803FDC">
              <w:rPr>
                <w:b/>
                <w:sz w:val="16"/>
              </w:rPr>
              <w:t>Description</w:t>
            </w: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counter</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Integer</w:t>
            </w:r>
          </w:p>
          <w:p w:rsidR="00F339AC" w:rsidRPr="00803FDC" w:rsidRDefault="00F339AC" w:rsidP="00A303CB">
            <w:pPr>
              <w:rPr>
                <w:sz w:val="16"/>
                <w:szCs w:val="16"/>
              </w:rPr>
            </w:pPr>
            <w:r w:rsidRPr="00E232DE">
              <w:rPr>
                <w:sz w:val="16"/>
                <w:szCs w:val="16"/>
              </w:rPr>
              <w:t>-1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Counts problem notifications</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lastRenderedPageBreak/>
              <w:t>timeStamp</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DateAndTime</w:t>
            </w:r>
          </w:p>
          <w:p w:rsidR="00F339AC" w:rsidRPr="00803FDC" w:rsidRDefault="00F339AC" w:rsidP="00A303CB">
            <w:pPr>
              <w:rPr>
                <w:sz w:val="16"/>
                <w:szCs w:val="16"/>
              </w:rPr>
            </w:pPr>
            <w:r w:rsidRPr="00E232DE">
              <w:rPr>
                <w:sz w:val="16"/>
                <w:szCs w:val="16"/>
              </w:rPr>
              <w:t>20101120140000.0Z+1</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objectIdRef</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UniversalId</w:t>
            </w:r>
          </w:p>
          <w:p w:rsidR="00F339AC" w:rsidRPr="00803FDC" w:rsidRDefault="00F339AC" w:rsidP="00A303CB">
            <w:pPr>
              <w:rPr>
                <w:sz w:val="16"/>
                <w:szCs w:val="16"/>
              </w:rPr>
            </w:pPr>
            <w:r w:rsidRPr="006A5899">
              <w:rPr>
                <w:color w:val="auto"/>
                <w:sz w:val="16"/>
                <w:szCs w:val="16"/>
              </w:rPr>
              <w:t>./.</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ID of the affected *_Pac.</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problem</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String</w:t>
            </w:r>
          </w:p>
          <w:p w:rsidR="00F339AC" w:rsidRPr="00803FDC" w:rsidRDefault="00F339AC" w:rsidP="00A303CB">
            <w:pPr>
              <w:rPr>
                <w:sz w:val="16"/>
                <w:szCs w:val="16"/>
              </w:rPr>
            </w:pPr>
            <w:r w:rsidRPr="00E232DE">
              <w:rPr>
                <w:sz w:val="16"/>
                <w:szCs w:val="16"/>
              </w:rPr>
              <w:t>Problem name not specified.</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Name of the problem according to WireInterface::WireInterfaceCapability::supportedAlarmList.</w:t>
            </w:r>
          </w:p>
          <w:p w:rsidR="00F339AC" w:rsidRPr="00803FDC" w:rsidRDefault="00F339AC" w:rsidP="00A303CB">
            <w:pPr>
              <w:spacing w:after="0"/>
              <w:rPr>
                <w:color w:val="auto"/>
                <w:sz w:val="16"/>
                <w:szCs w:val="16"/>
              </w:rPr>
            </w:pPr>
          </w:p>
        </w:tc>
      </w:tr>
      <w:tr w:rsidR="00F339AC" w:rsidTr="00A303CB">
        <w:trPr>
          <w:cantSplit/>
        </w:trPr>
        <w:tc>
          <w:tcPr>
            <w:tcW w:w="2326" w:type="dxa"/>
            <w:vAlign w:val="center"/>
          </w:tcPr>
          <w:p w:rsidR="00F339AC" w:rsidRPr="00803FDC" w:rsidRDefault="00F339AC" w:rsidP="00A303CB">
            <w:pPr>
              <w:rPr>
                <w:sz w:val="16"/>
                <w:szCs w:val="16"/>
              </w:rPr>
            </w:pPr>
            <w:r w:rsidRPr="00803FDC">
              <w:rPr>
                <w:sz w:val="16"/>
                <w:szCs w:val="16"/>
              </w:rPr>
              <w:t>severity</w:t>
            </w:r>
          </w:p>
          <w:p w:rsidR="00F339AC" w:rsidRPr="00803FDC" w:rsidRDefault="00F339AC" w:rsidP="00A303CB">
            <w:pPr>
              <w:rPr>
                <w:sz w:val="16"/>
                <w:szCs w:val="16"/>
              </w:rPr>
            </w:pPr>
          </w:p>
        </w:tc>
        <w:tc>
          <w:tcPr>
            <w:tcW w:w="2126" w:type="dxa"/>
            <w:vAlign w:val="center"/>
          </w:tcPr>
          <w:p w:rsidR="00F339AC" w:rsidRDefault="00F339AC" w:rsidP="00A303CB">
            <w:pPr>
              <w:rPr>
                <w:sz w:val="16"/>
                <w:szCs w:val="16"/>
              </w:rPr>
            </w:pPr>
            <w:r w:rsidRPr="00803FDC">
              <w:rPr>
                <w:sz w:val="16"/>
                <w:szCs w:val="16"/>
              </w:rPr>
              <w:t>SeverityType</w:t>
            </w:r>
          </w:p>
          <w:p w:rsidR="00F339AC" w:rsidRPr="00803FDC" w:rsidRDefault="00F339AC" w:rsidP="00A303CB">
            <w:pPr>
              <w:rPr>
                <w:sz w:val="16"/>
                <w:szCs w:val="16"/>
              </w:rPr>
            </w:pPr>
            <w:r w:rsidRPr="00E232DE">
              <w:rPr>
                <w:sz w:val="16"/>
                <w:szCs w:val="16"/>
              </w:rPr>
              <w:t>WARNING</w:t>
            </w:r>
          </w:p>
        </w:tc>
        <w:tc>
          <w:tcPr>
            <w:tcW w:w="1134" w:type="dxa"/>
            <w:vAlign w:val="center"/>
          </w:tcPr>
          <w:p w:rsidR="00F339AC" w:rsidRPr="00803FDC" w:rsidRDefault="00F339AC" w:rsidP="00A303CB">
            <w:pPr>
              <w:jc w:val="center"/>
              <w:rPr>
                <w:sz w:val="16"/>
                <w:szCs w:val="16"/>
              </w:rPr>
            </w:pPr>
            <w:r w:rsidRPr="00803FDC">
              <w:rPr>
                <w:sz w:val="16"/>
                <w:szCs w:val="16"/>
              </w:rPr>
              <w:t>1</w:t>
            </w:r>
          </w:p>
        </w:tc>
        <w:tc>
          <w:tcPr>
            <w:tcW w:w="774" w:type="dxa"/>
            <w:vAlign w:val="center"/>
          </w:tcPr>
          <w:p w:rsidR="00F339AC" w:rsidRPr="00803FDC" w:rsidRDefault="00F339AC" w:rsidP="00A303CB">
            <w:pPr>
              <w:jc w:val="center"/>
              <w:rPr>
                <w:sz w:val="16"/>
                <w:szCs w:val="16"/>
              </w:rPr>
            </w:pPr>
            <w:r w:rsidRPr="00803FDC">
              <w:rPr>
                <w:sz w:val="16"/>
                <w:szCs w:val="16"/>
              </w:rPr>
              <w:t>RW</w:t>
            </w:r>
          </w:p>
        </w:tc>
        <w:tc>
          <w:tcPr>
            <w:tcW w:w="3337" w:type="dxa"/>
          </w:tcPr>
          <w:p w:rsidR="00F339AC" w:rsidRPr="00803FDC" w:rsidRDefault="00F339AC" w:rsidP="00A303CB">
            <w:pPr>
              <w:spacing w:after="0"/>
              <w:rPr>
                <w:color w:val="auto"/>
                <w:sz w:val="16"/>
                <w:szCs w:val="16"/>
              </w:rPr>
            </w:pPr>
            <w:r w:rsidRPr="00803FDC">
              <w:rPr>
                <w:sz w:val="16"/>
                <w:szCs w:val="16"/>
              </w:rPr>
              <w:t>OpenModelAttribute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F339AC" w:rsidRDefault="00F339AC" w:rsidP="00A303CB">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F339AC" w:rsidRPr="00803FDC" w:rsidRDefault="00F339AC" w:rsidP="00A303CB">
            <w:pPr>
              <w:spacing w:after="0"/>
              <w:rPr>
                <w:color w:val="auto"/>
                <w:sz w:val="16"/>
                <w:szCs w:val="16"/>
              </w:rPr>
            </w:pPr>
            <w:r w:rsidRPr="00803FDC">
              <w:rPr>
                <w:sz w:val="16"/>
                <w:szCs w:val="16"/>
              </w:rPr>
              <w:t>Severity of the problem according to WireInterface::wireInterfaceConfiguration::problemSeverityList.</w:t>
            </w:r>
          </w:p>
          <w:p w:rsidR="00F339AC" w:rsidRPr="00803FDC" w:rsidRDefault="00F339AC" w:rsidP="00A303CB">
            <w:pPr>
              <w:spacing w:after="0"/>
              <w:rPr>
                <w:color w:val="auto"/>
                <w:sz w:val="16"/>
                <w:szCs w:val="16"/>
              </w:rPr>
            </w:pPr>
          </w:p>
        </w:tc>
      </w:tr>
    </w:tbl>
    <w:p w:rsidR="00F339AC" w:rsidRPr="00F20F4C" w:rsidRDefault="00F339AC" w:rsidP="00F339AC">
      <w:pPr>
        <w:spacing w:after="0"/>
        <w:rPr>
          <w:color w:val="auto"/>
        </w:rPr>
      </w:pPr>
    </w:p>
    <w:p w:rsidR="0054241D" w:rsidRPr="0054241D" w:rsidRDefault="0054241D" w:rsidP="0054241D"/>
    <w:p w:rsidR="001A1E52" w:rsidRPr="00343BF3" w:rsidRDefault="001A1E52" w:rsidP="00593C1A">
      <w:pPr>
        <w:pStyle w:val="Text"/>
        <w:rPr>
          <w:lang w:val="en-GB"/>
        </w:rPr>
      </w:pPr>
    </w:p>
    <w:p w:rsidR="001A1E52" w:rsidRDefault="001A1E52" w:rsidP="00593C1A">
      <w:pPr>
        <w:pStyle w:val="Text"/>
        <w:sectPr w:rsidR="001A1E52" w:rsidSect="00E772CC">
          <w:headerReference w:type="even" r:id="rId25"/>
          <w:headerReference w:type="default" r:id="rId26"/>
          <w:footerReference w:type="default" r:id="rId27"/>
          <w:headerReference w:type="first" r:id="rId28"/>
          <w:footerReference w:type="first" r:id="rId29"/>
          <w:pgSz w:w="15840" w:h="12240" w:orient="landscape"/>
          <w:pgMar w:top="1258" w:right="1440" w:bottom="1438" w:left="1440" w:header="720" w:footer="720" w:gutter="0"/>
          <w:cols w:space="720"/>
          <w:docGrid w:linePitch="326"/>
        </w:sectPr>
      </w:pPr>
    </w:p>
    <w:p w:rsidR="001A1E52" w:rsidRDefault="001A1E52" w:rsidP="00666B73">
      <w:pPr>
        <w:pStyle w:val="berschrift1"/>
      </w:pPr>
      <w:bookmarkStart w:id="434" w:name="_Ref466464171"/>
      <w:bookmarkStart w:id="435" w:name="_Toc2841769"/>
      <w:bookmarkEnd w:id="358"/>
      <w:r w:rsidRPr="000513E0">
        <w:lastRenderedPageBreak/>
        <w:t>References</w:t>
      </w:r>
      <w:bookmarkEnd w:id="434"/>
      <w:bookmarkEnd w:id="435"/>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860D71" w:rsidRPr="00860D71" w:rsidTr="00657489">
        <w:trPr>
          <w:jc w:val="center"/>
        </w:trPr>
        <w:tc>
          <w:tcPr>
            <w:tcW w:w="2179" w:type="dxa"/>
          </w:tcPr>
          <w:p w:rsidR="00860D71" w:rsidRDefault="00AC0741" w:rsidP="00860D71">
            <w:pPr>
              <w:pStyle w:val="Text"/>
            </w:pPr>
            <w:r>
              <w:t>[</w:t>
            </w:r>
            <w:fldSimple w:instr=" DOCPROPERTY  &quot;IEEE Reference&quot;  \* MERGEFORMAT ">
              <w:r>
                <w:t>IEEE802.3</w:t>
              </w:r>
            </w:fldSimple>
            <w:r>
              <w:t>]</w:t>
            </w:r>
          </w:p>
        </w:tc>
        <w:tc>
          <w:tcPr>
            <w:tcW w:w="6718" w:type="dxa"/>
          </w:tcPr>
          <w:p w:rsidR="00860D71" w:rsidRPr="0012587E" w:rsidRDefault="00860D71" w:rsidP="00860D71">
            <w:pPr>
              <w:pStyle w:val="Text"/>
            </w:pPr>
            <w:r>
              <w:t xml:space="preserve">IEEE 802.3-2018 </w:t>
            </w:r>
            <w:r w:rsidRPr="00860D71">
              <w:t>IEEE Standard for Ethernet</w:t>
            </w:r>
            <w:r>
              <w:t>, June 2018</w:t>
            </w:r>
            <w:r>
              <w:br/>
              <w:t>(</w:t>
            </w:r>
            <w:r w:rsidRPr="00860D71">
              <w:t>https://standards.ieee.org/standard/802_3-2018.html</w:t>
            </w:r>
            <w:r>
              <w:t>)</w:t>
            </w:r>
          </w:p>
        </w:tc>
      </w:tr>
      <w:tr w:rsidR="001A1E52" w:rsidRPr="000513E0" w:rsidTr="00257D3D">
        <w:trPr>
          <w:jc w:val="center"/>
        </w:trPr>
        <w:tc>
          <w:tcPr>
            <w:tcW w:w="2179" w:type="dxa"/>
          </w:tcPr>
          <w:p w:rsidR="001A1E52" w:rsidRPr="00830465" w:rsidRDefault="00AC0741" w:rsidP="00257D3D">
            <w:pPr>
              <w:pStyle w:val="Text"/>
            </w:pPr>
            <w:r>
              <w:t>[</w:t>
            </w:r>
            <w:fldSimple w:instr=" DOCPROPERTY  &quot;Core Reference&quot;  \* MERGEFORMAT ">
              <w:r>
                <w:t>ONF Core IM</w:t>
              </w:r>
            </w:fldSimple>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AC0741" w:rsidP="00830465">
            <w:pPr>
              <w:pStyle w:val="Text"/>
            </w:pPr>
            <w:r>
              <w:t>[</w:t>
            </w:r>
            <w:fldSimple w:instr=" DOCPROPERTY  &quot;ModelGuide Reference&quot;  \* MERGEFORMAT ">
              <w:r>
                <w:t>ONF UMGL</w:t>
              </w:r>
            </w:fldSimple>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bl>
    <w:p w:rsidR="001A1E52" w:rsidRDefault="001A1E52" w:rsidP="009921C0">
      <w:pPr>
        <w:pStyle w:val="Text"/>
      </w:pPr>
    </w:p>
    <w:p w:rsidR="001A1E52" w:rsidRPr="00257D3D" w:rsidRDefault="001A1E52" w:rsidP="00666B73">
      <w:pPr>
        <w:pStyle w:val="berschrift1"/>
      </w:pPr>
      <w:bookmarkStart w:id="436" w:name="_Toc2841770"/>
      <w:r w:rsidRPr="00257D3D">
        <w:t>Back matter</w:t>
      </w:r>
      <w:bookmarkEnd w:id="436"/>
    </w:p>
    <w:p w:rsidR="001A1E52" w:rsidRDefault="001A1E52" w:rsidP="00666B73">
      <w:pPr>
        <w:pStyle w:val="berschrift2"/>
      </w:pPr>
      <w:bookmarkStart w:id="437" w:name="_Toc2841771"/>
      <w:r w:rsidRPr="00350B8F">
        <w:t>Editors</w:t>
      </w:r>
      <w:bookmarkEnd w:id="437"/>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r>
        <w:t>highstreet technologies GmbH</w:t>
      </w:r>
    </w:p>
    <w:p w:rsidR="001A1E52" w:rsidRPr="00CF50B5" w:rsidRDefault="001A1E52" w:rsidP="00F25EE6">
      <w:pPr>
        <w:pStyle w:val="berschrift2"/>
      </w:pPr>
      <w:bookmarkStart w:id="438" w:name="_Toc2841772"/>
      <w:r w:rsidRPr="00CF50B5">
        <w:t>Contributors</w:t>
      </w:r>
      <w:bookmarkEnd w:id="438"/>
    </w:p>
    <w:p w:rsidR="001A1E52" w:rsidRDefault="001A1E52" w:rsidP="00830465">
      <w:pPr>
        <w:pStyle w:val="Text"/>
      </w:pPr>
      <w:r w:rsidRPr="000513E0">
        <w:t xml:space="preserve">Many thanks to Michael Binder, Giorgio Cazzaniga, George Clapp, Petr Jurcik, Danilo Pala, James Ries,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 xml:space="preserve">Yang Yonggang, Bernd Zeuner and Nader Zein for reviewing and commenting of the </w:t>
      </w:r>
      <w:fldSimple w:instr=" DOCPROPERTY  Technology  \* MERGEFORMAT ">
        <w:r w:rsidR="00AC0741">
          <w:t>Ethernet PHY</w:t>
        </w:r>
      </w:fldSimple>
      <w:r w:rsidRPr="000513E0">
        <w:t xml:space="preserve"> Model.</w:t>
      </w:r>
    </w:p>
    <w:p w:rsidR="001A1E52" w:rsidRPr="00830465" w:rsidRDefault="001A1E52" w:rsidP="00830465">
      <w:pPr>
        <w:pStyle w:val="Text"/>
      </w:pPr>
    </w:p>
    <w:p w:rsidR="001A1E52" w:rsidRPr="00F339AC" w:rsidRDefault="001A1E52" w:rsidP="00440196">
      <w:pPr>
        <w:pStyle w:val="Centered"/>
        <w:rPr>
          <w:lang w:val="de-DE"/>
        </w:rPr>
      </w:pPr>
      <w:r w:rsidRPr="00F339AC">
        <w:rPr>
          <w:lang w:val="de-DE"/>
        </w:rPr>
        <w:t>_______________________</w:t>
      </w:r>
    </w:p>
    <w:p w:rsidR="001A1E52" w:rsidRPr="00F339AC" w:rsidRDefault="001A1E52" w:rsidP="005A212D">
      <w:pPr>
        <w:pStyle w:val="Text"/>
        <w:rPr>
          <w:lang w:val="de-DE"/>
        </w:rPr>
        <w:sectPr w:rsidR="001A1E52" w:rsidRPr="00F339AC" w:rsidSect="00412F59">
          <w:headerReference w:type="even" r:id="rId30"/>
          <w:headerReference w:type="default" r:id="rId31"/>
          <w:footerReference w:type="default" r:id="rId32"/>
          <w:headerReference w:type="first" r:id="rId33"/>
          <w:footerReference w:type="first" r:id="rId34"/>
          <w:pgSz w:w="12240" w:h="15840"/>
          <w:pgMar w:top="1440" w:right="1440" w:bottom="1440" w:left="1440" w:header="720" w:footer="720" w:gutter="0"/>
          <w:cols w:space="720"/>
          <w:titlePg/>
          <w:docGrid w:linePitch="326"/>
        </w:sectPr>
      </w:pPr>
    </w:p>
    <w:p w:rsidR="00F339AC" w:rsidRPr="00F339AC" w:rsidRDefault="00F339AC" w:rsidP="00F339AC">
      <w:pPr>
        <w:pStyle w:val="Text"/>
        <w:rPr>
          <w:lang w:val="de-DE"/>
        </w:rPr>
      </w:pPr>
    </w:p>
    <w:sectPr w:rsidR="00F339AC" w:rsidRPr="00F339AC" w:rsidSect="00E772CC">
      <w:headerReference w:type="even" r:id="rId35"/>
      <w:headerReference w:type="default" r:id="rId36"/>
      <w:headerReference w:type="first" r:id="rId37"/>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9F3" w:rsidRDefault="002679F3" w:rsidP="005752F2">
      <w:pPr>
        <w:spacing w:after="0"/>
      </w:pPr>
      <w:r>
        <w:separator/>
      </w:r>
    </w:p>
    <w:p w:rsidR="002679F3" w:rsidRDefault="002679F3"/>
  </w:endnote>
  <w:endnote w:type="continuationSeparator" w:id="0">
    <w:p w:rsidR="002679F3" w:rsidRDefault="002679F3" w:rsidP="005752F2">
      <w:pPr>
        <w:spacing w:after="0"/>
      </w:pPr>
      <w:r>
        <w:continuationSeparator/>
      </w:r>
    </w:p>
    <w:p w:rsidR="002679F3" w:rsidRDefault="002679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6076B7">
      <w:rPr>
        <w:noProof/>
      </w:rPr>
      <w:t>3</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6076B7">
      <w:rPr>
        <w:noProof/>
      </w:rPr>
      <w:t>61</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6076B7">
      <w:rPr>
        <w:noProof/>
      </w:rPr>
      <w:t>29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6076B7">
      <w:rPr>
        <w:noProof/>
      </w:rPr>
      <w:t>61</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Pr>
        <w:noProof/>
      </w:rPr>
      <w:t>21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36</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E772CC">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6076B7">
      <w:rPr>
        <w:noProof/>
      </w:rPr>
      <w:t>61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6076B7">
      <w:rPr>
        <w:noProof/>
      </w:rPr>
      <w:t>62</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Pr="00194CC3" w:rsidRDefault="00BB6EC0" w:rsidP="00F24D2C">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6076B7">
      <w:rPr>
        <w:noProof/>
      </w:rPr>
      <w:t>60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6076B7">
      <w:rPr>
        <w:noProof/>
      </w:rPr>
      <w:t>62</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9F3" w:rsidRDefault="002679F3" w:rsidP="005752F2">
      <w:pPr>
        <w:spacing w:after="0"/>
      </w:pPr>
      <w:r>
        <w:separator/>
      </w:r>
    </w:p>
    <w:p w:rsidR="002679F3" w:rsidRDefault="002679F3"/>
  </w:footnote>
  <w:footnote w:type="continuationSeparator" w:id="0">
    <w:p w:rsidR="002679F3" w:rsidRDefault="002679F3" w:rsidP="005752F2">
      <w:pPr>
        <w:spacing w:after="0"/>
      </w:pPr>
      <w:r>
        <w:continuationSeparator/>
      </w:r>
    </w:p>
    <w:p w:rsidR="002679F3" w:rsidRDefault="002679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DC75AE">
    <w:pPr>
      <w:pStyle w:val="Footnotetext"/>
      <w:tabs>
        <w:tab w:val="right" w:pos="9356"/>
      </w:tabs>
      <w:spacing w:after="0"/>
    </w:pPr>
    <w:r>
      <w:t>Ethernet PHY Information Model</w:t>
    </w:r>
    <w:r>
      <w:tab/>
    </w:r>
    <w:r w:rsidRPr="00194CC3">
      <w:t xml:space="preserve">Version </w:t>
    </w:r>
    <w:r>
      <w:t>1.0.0-2</w:t>
    </w:r>
    <w:r w:rsidR="006076B7">
      <w:t>a</w:t>
    </w:r>
  </w:p>
  <w:p w:rsidR="00BB6EC0" w:rsidRPr="00194CC3" w:rsidRDefault="00FE5077" w:rsidP="00590384">
    <w:pPr>
      <w:pStyle w:val="Footnotetext"/>
      <w:tabs>
        <w:tab w:val="right" w:pos="9356"/>
      </w:tabs>
    </w:pPr>
    <w:fldSimple w:instr=" DOCPROPERTY  Title  \* MERGEFORMAT ">
      <w:r w:rsidR="00BB6EC0">
        <w:t>ONF TR</w:t>
      </w:r>
      <w:r w:rsidR="00BB6EC0" w:rsidRPr="00411A69">
        <w:rPr>
          <w:rFonts w:ascii="MS Gothic" w:eastAsia="MS Gothic" w:hAnsi="MS Gothic" w:cs="MS Gothic"/>
        </w:rPr>
        <w:t>‑</w:t>
      </w:r>
      <w:r w:rsidR="00BB6EC0" w:rsidRPr="00411A69">
        <w:rPr>
          <w:rFonts w:cs="Arial"/>
        </w:rPr>
        <w:t>541</w:t>
      </w:r>
    </w:fldSimple>
    <w:r w:rsidR="00BB6EC0">
      <w:tab/>
      <w:t>March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403868">
    <w:pPr>
      <w:pStyle w:val="Footnotetext"/>
      <w:tabs>
        <w:tab w:val="right" w:pos="12900"/>
      </w:tabs>
      <w:spacing w:after="0"/>
    </w:pPr>
    <w:r>
      <w:t>Ethernet PHY Information Model</w:t>
    </w:r>
    <w:r>
      <w:tab/>
    </w:r>
    <w:r w:rsidRPr="00194CC3">
      <w:t xml:space="preserve">Version </w:t>
    </w:r>
    <w:r>
      <w:t>1.1.0-1</w:t>
    </w:r>
  </w:p>
  <w:p w:rsidR="00BB6EC0" w:rsidRPr="00194CC3" w:rsidRDefault="00BB6EC0" w:rsidP="00403868">
    <w:pPr>
      <w:pStyle w:val="Footnotetext"/>
      <w:tabs>
        <w:tab w:val="right" w:pos="12900"/>
      </w:tabs>
    </w:pPr>
    <w:r>
      <w:t>ONF TR</w:t>
    </w:r>
    <w:r>
      <w:noBreakHyphen/>
      <w:t>541</w:t>
    </w:r>
    <w:r>
      <w:tab/>
      <w:t>February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FE5077" w:rsidP="00403868">
    <w:pPr>
      <w:pStyle w:val="Footnotetext"/>
      <w:tabs>
        <w:tab w:val="right" w:pos="12900"/>
      </w:tabs>
      <w:spacing w:after="0"/>
    </w:pPr>
    <w:fldSimple w:instr=" DOCPROPERTY  Technology  \* MERGEFORMAT ">
      <w:r w:rsidR="00BB6EC0">
        <w:t>Ethernet PHY</w:t>
      </w:r>
    </w:fldSimple>
    <w:r w:rsidR="00BB6EC0">
      <w:t xml:space="preserve"> Information Model</w:t>
    </w:r>
    <w:r w:rsidR="00BB6EC0">
      <w:tab/>
    </w:r>
    <w:r w:rsidR="00BB6EC0" w:rsidRPr="00194CC3">
      <w:t xml:space="preserve">Version </w:t>
    </w:r>
    <w:r w:rsidR="00BB6EC0">
      <w:t>1.1.0-2</w:t>
    </w:r>
    <w:r w:rsidR="006076B7">
      <w:t>a</w:t>
    </w:r>
  </w:p>
  <w:p w:rsidR="00BB6EC0" w:rsidRPr="00194CC3" w:rsidRDefault="00BB6EC0" w:rsidP="00403868">
    <w:pPr>
      <w:pStyle w:val="Footnotetext"/>
      <w:tabs>
        <w:tab w:val="right" w:pos="12900"/>
      </w:tabs>
    </w:pPr>
    <w:r>
      <w:t>ONF TR</w:t>
    </w:r>
    <w:r>
      <w:noBreakHyphen/>
      <w:t>541</w:t>
    </w:r>
    <w:r>
      <w:tab/>
      <w:t>March 2019</w:t>
    </w:r>
  </w:p>
  <w:p w:rsidR="00BB6EC0" w:rsidRPr="00E772CC" w:rsidRDefault="00BB6EC0" w:rsidP="00403868">
    <w:pPr>
      <w:pStyle w:val="Kopfzeile"/>
      <w:tabs>
        <w:tab w:val="clear" w:pos="9360"/>
        <w:tab w:val="right" w:pos="12900"/>
      </w:tabs>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FA5B83">
    <w:pPr>
      <w:pStyle w:val="Footnotetext"/>
      <w:tabs>
        <w:tab w:val="right" w:pos="12900"/>
      </w:tabs>
      <w:spacing w:after="0"/>
    </w:pPr>
    <w:r>
      <w:t>Ethernet PHY Information Model</w:t>
    </w:r>
    <w:r>
      <w:tab/>
    </w:r>
    <w:r w:rsidRPr="00194CC3">
      <w:t xml:space="preserve">Version </w:t>
    </w:r>
    <w:r>
      <w:t>1.0.0-2</w:t>
    </w:r>
  </w:p>
  <w:p w:rsidR="00BB6EC0" w:rsidRPr="00194CC3" w:rsidRDefault="00BB6EC0" w:rsidP="00FA5B83">
    <w:pPr>
      <w:pStyle w:val="Footnotetext"/>
      <w:tabs>
        <w:tab w:val="right" w:pos="12900"/>
      </w:tabs>
    </w:pPr>
    <w:r>
      <w:t>ONF TR-541</w:t>
    </w:r>
    <w:r>
      <w:tab/>
      <w:t>March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403868">
    <w:pPr>
      <w:pStyle w:val="Footnotetext"/>
      <w:tabs>
        <w:tab w:val="right" w:pos="9356"/>
      </w:tabs>
      <w:spacing w:after="0"/>
    </w:pPr>
    <w:r>
      <w:t>Ethernet PHY Information Model</w:t>
    </w:r>
    <w:r>
      <w:tab/>
    </w:r>
    <w:r w:rsidRPr="00194CC3">
      <w:t xml:space="preserve">Version </w:t>
    </w:r>
    <w:r>
      <w:t>1.1.0-1</w:t>
    </w:r>
  </w:p>
  <w:p w:rsidR="00BB6EC0" w:rsidRPr="00194CC3" w:rsidRDefault="00BB6EC0" w:rsidP="00403868">
    <w:pPr>
      <w:pStyle w:val="Footnotetext"/>
      <w:tabs>
        <w:tab w:val="right" w:pos="9356"/>
      </w:tabs>
    </w:pPr>
    <w:r>
      <w:t>ONF TR</w:t>
    </w:r>
    <w:r>
      <w:noBreakHyphen/>
      <w:t>541</w:t>
    </w:r>
    <w:r>
      <w:tab/>
      <w:t>February 2019</w:t>
    </w:r>
  </w:p>
  <w:p w:rsidR="00BB6EC0" w:rsidRPr="00403868" w:rsidRDefault="00BB6EC0" w:rsidP="00403868">
    <w:pPr>
      <w:pStyle w:val="Kopfzeil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FE5077" w:rsidP="00403868">
    <w:pPr>
      <w:pStyle w:val="Footnotetext"/>
      <w:tabs>
        <w:tab w:val="right" w:pos="9356"/>
      </w:tabs>
      <w:spacing w:after="0"/>
    </w:pPr>
    <w:fldSimple w:instr=" DOCPROPERTY  Technology  \* MERGEFORMAT ">
      <w:r w:rsidR="00BB6EC0">
        <w:t>Ethernet PHY</w:t>
      </w:r>
    </w:fldSimple>
    <w:r w:rsidR="00BB6EC0">
      <w:t xml:space="preserve"> Information Model</w:t>
    </w:r>
    <w:r w:rsidR="00BB6EC0">
      <w:tab/>
    </w:r>
    <w:r w:rsidR="00BB6EC0" w:rsidRPr="00194CC3">
      <w:t xml:space="preserve">Version </w:t>
    </w:r>
    <w:r w:rsidR="00BB6EC0">
      <w:t>1.1.0-2</w:t>
    </w:r>
    <w:r w:rsidR="006076B7">
      <w:t>a</w:t>
    </w:r>
  </w:p>
  <w:p w:rsidR="00BB6EC0" w:rsidRPr="00194CC3" w:rsidRDefault="00BB6EC0" w:rsidP="00403868">
    <w:pPr>
      <w:pStyle w:val="Footnotetext"/>
      <w:tabs>
        <w:tab w:val="right" w:pos="9356"/>
      </w:tabs>
    </w:pPr>
    <w:r>
      <w:t>ONF TR</w:t>
    </w:r>
    <w:r>
      <w:noBreakHyphen/>
      <w:t>541</w:t>
    </w:r>
    <w:r>
      <w:tab/>
      <w:t>March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6EC0" w:rsidRDefault="00BB6EC0" w:rsidP="00403868">
    <w:pPr>
      <w:pStyle w:val="Footnotetext"/>
      <w:tabs>
        <w:tab w:val="right" w:pos="12900"/>
      </w:tabs>
      <w:spacing w:after="0"/>
    </w:pPr>
    <w:r>
      <w:t>Ethernet PHY Information Model</w:t>
    </w:r>
    <w:r>
      <w:tab/>
    </w:r>
    <w:r w:rsidRPr="00194CC3">
      <w:t xml:space="preserve">Version </w:t>
    </w:r>
    <w:r>
      <w:t>1.1.0-2</w:t>
    </w:r>
    <w:r w:rsidR="006076B7">
      <w:t>a</w:t>
    </w:r>
  </w:p>
  <w:p w:rsidR="00BB6EC0" w:rsidRPr="00194CC3" w:rsidRDefault="00BB6EC0" w:rsidP="00403868">
    <w:pPr>
      <w:pStyle w:val="Footnotetext"/>
      <w:tabs>
        <w:tab w:val="right" w:pos="12900"/>
      </w:tabs>
    </w:pPr>
    <w:r>
      <w:t>ONF TR</w:t>
    </w:r>
    <w:r>
      <w:noBreakHyphen/>
      <w:t>541</w:t>
    </w:r>
    <w:r>
      <w:tab/>
      <w:t>March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BD42A0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FB48F1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10EE77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1EA1C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9BB02438"/>
    <w:lvl w:ilvl="0" w:tplc="FFFFFFFF">
      <w:start w:val="1"/>
      <w:numFmt w:val="bullet"/>
      <w:lvlText w:val="-"/>
      <w:lvlJc w:val="left"/>
      <w:pPr>
        <w:ind w:left="720" w:hanging="360"/>
      </w:pPr>
      <w:rPr>
        <w:rFonts w:ascii="Times New Roman" w:eastAsia="Times New Roman" w:hAnsi="Times New Roman" w:hint="default"/>
      </w:rPr>
    </w:lvl>
    <w:lvl w:ilvl="1" w:tplc="F4EC86B8">
      <w:start w:val="1"/>
      <w:numFmt w:val="bullet"/>
      <w:pStyle w:val="Aufzhlungszeichen2"/>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4"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abstractNum w:abstractNumId="16" w15:restartNumberingAfterBreak="0">
    <w:nsid w:val="682C2A35"/>
    <w:multiLevelType w:val="hybridMultilevel"/>
    <w:tmpl w:val="0D2C9656"/>
    <w:lvl w:ilvl="0" w:tplc="D92052A2">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17" w15:restartNumberingAfterBreak="0">
    <w:nsid w:val="7EF960B5"/>
    <w:multiLevelType w:val="hybridMultilevel"/>
    <w:tmpl w:val="6C789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5"/>
  </w:num>
  <w:num w:numId="27">
    <w:abstractNumId w:val="14"/>
  </w:num>
  <w:num w:numId="28">
    <w:abstractNumId w:val="12"/>
  </w:num>
  <w:num w:numId="29">
    <w:abstractNumId w:val="13"/>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6"/>
  </w:num>
  <w:num w:numId="38">
    <w:abstractNumId w:val="17"/>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inze Thorsten">
    <w15:presenceInfo w15:providerId="AD" w15:userId="S-1-5-21-939412440-1724722471-1672037986-1313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00BE1"/>
    <w:rsid w:val="00001144"/>
    <w:rsid w:val="000028BD"/>
    <w:rsid w:val="00002D71"/>
    <w:rsid w:val="00003201"/>
    <w:rsid w:val="00004DBE"/>
    <w:rsid w:val="00007D06"/>
    <w:rsid w:val="00010465"/>
    <w:rsid w:val="00010D6D"/>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2D09"/>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9AD"/>
    <w:rsid w:val="00086E61"/>
    <w:rsid w:val="000902B9"/>
    <w:rsid w:val="000929E0"/>
    <w:rsid w:val="00092BCE"/>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B5DBD"/>
    <w:rsid w:val="000C3F9F"/>
    <w:rsid w:val="000C5047"/>
    <w:rsid w:val="000C5586"/>
    <w:rsid w:val="000C654F"/>
    <w:rsid w:val="000C6583"/>
    <w:rsid w:val="000C7BF3"/>
    <w:rsid w:val="000D0349"/>
    <w:rsid w:val="000D0594"/>
    <w:rsid w:val="000D12C8"/>
    <w:rsid w:val="000D1A27"/>
    <w:rsid w:val="000D2FCF"/>
    <w:rsid w:val="000D333F"/>
    <w:rsid w:val="000D48AD"/>
    <w:rsid w:val="000D5C8A"/>
    <w:rsid w:val="000D5FA2"/>
    <w:rsid w:val="000D70E2"/>
    <w:rsid w:val="000E0310"/>
    <w:rsid w:val="000E1A0B"/>
    <w:rsid w:val="000E367D"/>
    <w:rsid w:val="000E3DEC"/>
    <w:rsid w:val="000E3F2B"/>
    <w:rsid w:val="000E4BCF"/>
    <w:rsid w:val="000E4F4E"/>
    <w:rsid w:val="000E6B4B"/>
    <w:rsid w:val="000F0CEB"/>
    <w:rsid w:val="000F3981"/>
    <w:rsid w:val="000F5DFF"/>
    <w:rsid w:val="000F62FF"/>
    <w:rsid w:val="000F7C9D"/>
    <w:rsid w:val="000F7D12"/>
    <w:rsid w:val="0010188E"/>
    <w:rsid w:val="001024F7"/>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294B"/>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2947"/>
    <w:rsid w:val="001B595B"/>
    <w:rsid w:val="001B7216"/>
    <w:rsid w:val="001B7315"/>
    <w:rsid w:val="001C047B"/>
    <w:rsid w:val="001C14E7"/>
    <w:rsid w:val="001C15B1"/>
    <w:rsid w:val="001C216A"/>
    <w:rsid w:val="001C2D6D"/>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0C93"/>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9F3"/>
    <w:rsid w:val="00267F67"/>
    <w:rsid w:val="002700B0"/>
    <w:rsid w:val="00271DCF"/>
    <w:rsid w:val="002724F3"/>
    <w:rsid w:val="00273BA0"/>
    <w:rsid w:val="00274726"/>
    <w:rsid w:val="00277F1C"/>
    <w:rsid w:val="0028245A"/>
    <w:rsid w:val="00282B51"/>
    <w:rsid w:val="002855EF"/>
    <w:rsid w:val="0028586B"/>
    <w:rsid w:val="00285BCC"/>
    <w:rsid w:val="00285EC7"/>
    <w:rsid w:val="00286531"/>
    <w:rsid w:val="00287CE2"/>
    <w:rsid w:val="00287F11"/>
    <w:rsid w:val="002913FF"/>
    <w:rsid w:val="00293599"/>
    <w:rsid w:val="002968A9"/>
    <w:rsid w:val="002A09AF"/>
    <w:rsid w:val="002A1601"/>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3E95"/>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6828"/>
    <w:rsid w:val="003072B3"/>
    <w:rsid w:val="003074B9"/>
    <w:rsid w:val="003074E6"/>
    <w:rsid w:val="003102D4"/>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57364"/>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2FE9"/>
    <w:rsid w:val="003B3770"/>
    <w:rsid w:val="003B41A2"/>
    <w:rsid w:val="003B69A7"/>
    <w:rsid w:val="003C0326"/>
    <w:rsid w:val="003C0AE6"/>
    <w:rsid w:val="003C0D85"/>
    <w:rsid w:val="003C1335"/>
    <w:rsid w:val="003C3DB4"/>
    <w:rsid w:val="003C6125"/>
    <w:rsid w:val="003C6489"/>
    <w:rsid w:val="003C7FA4"/>
    <w:rsid w:val="003D1859"/>
    <w:rsid w:val="003D1944"/>
    <w:rsid w:val="003D3D91"/>
    <w:rsid w:val="003D3F9C"/>
    <w:rsid w:val="003D416C"/>
    <w:rsid w:val="003D5274"/>
    <w:rsid w:val="003D7091"/>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68"/>
    <w:rsid w:val="004059AB"/>
    <w:rsid w:val="004060F6"/>
    <w:rsid w:val="00406607"/>
    <w:rsid w:val="00410C9B"/>
    <w:rsid w:val="00411228"/>
    <w:rsid w:val="00411A69"/>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11AB"/>
    <w:rsid w:val="00434877"/>
    <w:rsid w:val="00434ADC"/>
    <w:rsid w:val="00434AE2"/>
    <w:rsid w:val="004354A6"/>
    <w:rsid w:val="00435921"/>
    <w:rsid w:val="0043787A"/>
    <w:rsid w:val="00440084"/>
    <w:rsid w:val="00440196"/>
    <w:rsid w:val="004417D1"/>
    <w:rsid w:val="00441DBD"/>
    <w:rsid w:val="00441F85"/>
    <w:rsid w:val="004433F8"/>
    <w:rsid w:val="00444373"/>
    <w:rsid w:val="00444AB6"/>
    <w:rsid w:val="0044510E"/>
    <w:rsid w:val="0044567E"/>
    <w:rsid w:val="0044748B"/>
    <w:rsid w:val="00447B29"/>
    <w:rsid w:val="00447ED9"/>
    <w:rsid w:val="00452673"/>
    <w:rsid w:val="004529B0"/>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3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3675"/>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241D"/>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311"/>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C26"/>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B03"/>
    <w:rsid w:val="005C7308"/>
    <w:rsid w:val="005D0318"/>
    <w:rsid w:val="005D0909"/>
    <w:rsid w:val="005D0F57"/>
    <w:rsid w:val="005D2A6B"/>
    <w:rsid w:val="005D3566"/>
    <w:rsid w:val="005D4D78"/>
    <w:rsid w:val="005D4DE1"/>
    <w:rsid w:val="005D5568"/>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04D96"/>
    <w:rsid w:val="006076B7"/>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596"/>
    <w:rsid w:val="006718CC"/>
    <w:rsid w:val="00671AAD"/>
    <w:rsid w:val="00671D1C"/>
    <w:rsid w:val="00671FE7"/>
    <w:rsid w:val="00672CDE"/>
    <w:rsid w:val="0067391E"/>
    <w:rsid w:val="006747E5"/>
    <w:rsid w:val="00674BC9"/>
    <w:rsid w:val="0067583D"/>
    <w:rsid w:val="006758B0"/>
    <w:rsid w:val="006765E5"/>
    <w:rsid w:val="00677A29"/>
    <w:rsid w:val="00677CAE"/>
    <w:rsid w:val="00680695"/>
    <w:rsid w:val="00681283"/>
    <w:rsid w:val="00682916"/>
    <w:rsid w:val="006838B3"/>
    <w:rsid w:val="00683AFE"/>
    <w:rsid w:val="006840BB"/>
    <w:rsid w:val="00685B6A"/>
    <w:rsid w:val="006870A0"/>
    <w:rsid w:val="00687C28"/>
    <w:rsid w:val="00690FA5"/>
    <w:rsid w:val="006921DC"/>
    <w:rsid w:val="00693892"/>
    <w:rsid w:val="00694AF1"/>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3E60"/>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5C35"/>
    <w:rsid w:val="00727755"/>
    <w:rsid w:val="00730690"/>
    <w:rsid w:val="007310DA"/>
    <w:rsid w:val="0073167A"/>
    <w:rsid w:val="00732E50"/>
    <w:rsid w:val="00733836"/>
    <w:rsid w:val="00733E92"/>
    <w:rsid w:val="0073419C"/>
    <w:rsid w:val="00734384"/>
    <w:rsid w:val="00734A9A"/>
    <w:rsid w:val="00737358"/>
    <w:rsid w:val="00737B8C"/>
    <w:rsid w:val="00743078"/>
    <w:rsid w:val="00743D5B"/>
    <w:rsid w:val="007472A0"/>
    <w:rsid w:val="0074755B"/>
    <w:rsid w:val="00747A6D"/>
    <w:rsid w:val="00750BF2"/>
    <w:rsid w:val="00752B0B"/>
    <w:rsid w:val="00752EAF"/>
    <w:rsid w:val="007545FA"/>
    <w:rsid w:val="00755CAE"/>
    <w:rsid w:val="0075682C"/>
    <w:rsid w:val="0075687B"/>
    <w:rsid w:val="0076049F"/>
    <w:rsid w:val="00762162"/>
    <w:rsid w:val="007641DE"/>
    <w:rsid w:val="007649C4"/>
    <w:rsid w:val="00765215"/>
    <w:rsid w:val="007658BF"/>
    <w:rsid w:val="00766DE8"/>
    <w:rsid w:val="00767923"/>
    <w:rsid w:val="0076799E"/>
    <w:rsid w:val="00770715"/>
    <w:rsid w:val="00770E10"/>
    <w:rsid w:val="007710DF"/>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83A"/>
    <w:rsid w:val="007E6A7D"/>
    <w:rsid w:val="007E6CD0"/>
    <w:rsid w:val="007E78D9"/>
    <w:rsid w:val="007E7C71"/>
    <w:rsid w:val="007F21F6"/>
    <w:rsid w:val="007F2622"/>
    <w:rsid w:val="007F2CB3"/>
    <w:rsid w:val="007F380D"/>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32EA"/>
    <w:rsid w:val="00845E05"/>
    <w:rsid w:val="0085177A"/>
    <w:rsid w:val="008531FA"/>
    <w:rsid w:val="00854556"/>
    <w:rsid w:val="00860D71"/>
    <w:rsid w:val="00861027"/>
    <w:rsid w:val="008630F0"/>
    <w:rsid w:val="008632A7"/>
    <w:rsid w:val="00867C02"/>
    <w:rsid w:val="0087095C"/>
    <w:rsid w:val="00871C43"/>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22FE"/>
    <w:rsid w:val="008A23B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0C2C"/>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593"/>
    <w:rsid w:val="008F76FF"/>
    <w:rsid w:val="008F7B34"/>
    <w:rsid w:val="0090021F"/>
    <w:rsid w:val="00901FEB"/>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67F08"/>
    <w:rsid w:val="00971896"/>
    <w:rsid w:val="00971E6E"/>
    <w:rsid w:val="00971EF6"/>
    <w:rsid w:val="009722F9"/>
    <w:rsid w:val="00974BC0"/>
    <w:rsid w:val="009751FC"/>
    <w:rsid w:val="00976438"/>
    <w:rsid w:val="0098136B"/>
    <w:rsid w:val="0098206B"/>
    <w:rsid w:val="00982273"/>
    <w:rsid w:val="00982755"/>
    <w:rsid w:val="00982798"/>
    <w:rsid w:val="009828C3"/>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7A93"/>
    <w:rsid w:val="009B068C"/>
    <w:rsid w:val="009B0D41"/>
    <w:rsid w:val="009B235A"/>
    <w:rsid w:val="009B3255"/>
    <w:rsid w:val="009B39FA"/>
    <w:rsid w:val="009B69EB"/>
    <w:rsid w:val="009B738E"/>
    <w:rsid w:val="009C0602"/>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1D9B"/>
    <w:rsid w:val="00A626E1"/>
    <w:rsid w:val="00A63D98"/>
    <w:rsid w:val="00A647DF"/>
    <w:rsid w:val="00A669DA"/>
    <w:rsid w:val="00A67086"/>
    <w:rsid w:val="00A71CC5"/>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0741"/>
    <w:rsid w:val="00AC1885"/>
    <w:rsid w:val="00AC1889"/>
    <w:rsid w:val="00AC55F3"/>
    <w:rsid w:val="00AC6BB3"/>
    <w:rsid w:val="00AC70CF"/>
    <w:rsid w:val="00AC72F1"/>
    <w:rsid w:val="00AC78F7"/>
    <w:rsid w:val="00AC7AA5"/>
    <w:rsid w:val="00AD0A6D"/>
    <w:rsid w:val="00AD59C3"/>
    <w:rsid w:val="00AD6DC2"/>
    <w:rsid w:val="00AD74AA"/>
    <w:rsid w:val="00AD760B"/>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5A01"/>
    <w:rsid w:val="00B16FFE"/>
    <w:rsid w:val="00B20054"/>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B6EC0"/>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ABC"/>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294D"/>
    <w:rsid w:val="00C73A9A"/>
    <w:rsid w:val="00C76766"/>
    <w:rsid w:val="00C76F71"/>
    <w:rsid w:val="00C77E69"/>
    <w:rsid w:val="00C80226"/>
    <w:rsid w:val="00C80B60"/>
    <w:rsid w:val="00C815FA"/>
    <w:rsid w:val="00C81A0D"/>
    <w:rsid w:val="00C829A1"/>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5638"/>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784"/>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415"/>
    <w:rsid w:val="00D5660E"/>
    <w:rsid w:val="00D56A79"/>
    <w:rsid w:val="00D615D6"/>
    <w:rsid w:val="00D62276"/>
    <w:rsid w:val="00D627E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437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285"/>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574C7"/>
    <w:rsid w:val="00E6153F"/>
    <w:rsid w:val="00E617A4"/>
    <w:rsid w:val="00E63C47"/>
    <w:rsid w:val="00E67FD0"/>
    <w:rsid w:val="00E70576"/>
    <w:rsid w:val="00E70708"/>
    <w:rsid w:val="00E70D0A"/>
    <w:rsid w:val="00E73C23"/>
    <w:rsid w:val="00E74638"/>
    <w:rsid w:val="00E7572E"/>
    <w:rsid w:val="00E772CC"/>
    <w:rsid w:val="00E773F1"/>
    <w:rsid w:val="00E80427"/>
    <w:rsid w:val="00E80D69"/>
    <w:rsid w:val="00E8262E"/>
    <w:rsid w:val="00E83CBE"/>
    <w:rsid w:val="00E84E21"/>
    <w:rsid w:val="00E84F29"/>
    <w:rsid w:val="00E86E74"/>
    <w:rsid w:val="00E90FB7"/>
    <w:rsid w:val="00E91926"/>
    <w:rsid w:val="00E93CCE"/>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5245"/>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39AC"/>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1F8E"/>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16CA"/>
    <w:rsid w:val="00FC23E2"/>
    <w:rsid w:val="00FC50BD"/>
    <w:rsid w:val="00FC5E6E"/>
    <w:rsid w:val="00FD057A"/>
    <w:rsid w:val="00FD121D"/>
    <w:rsid w:val="00FD5473"/>
    <w:rsid w:val="00FD5A24"/>
    <w:rsid w:val="00FD7EEB"/>
    <w:rsid w:val="00FE0B4F"/>
    <w:rsid w:val="00FE1CC1"/>
    <w:rsid w:val="00FE21FD"/>
    <w:rsid w:val="00FE2EB0"/>
    <w:rsid w:val="00FE3F29"/>
    <w:rsid w:val="00FE5077"/>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93CCE"/>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5A0C26"/>
    <w:pPr>
      <w:numPr>
        <w:numId w:val="37"/>
      </w:numPr>
      <w:spacing w:before="120" w:after="0"/>
      <w:ind w:left="425" w:hanging="357"/>
      <w:contextualSpacing/>
    </w:pPr>
    <w:rPr>
      <w:color w:val="auto"/>
      <w:szCs w:val="24"/>
      <w:lang w:eastAsia="en-US"/>
    </w:rPr>
  </w:style>
  <w:style w:type="paragraph" w:styleId="Aufzhlungszeichen2">
    <w:name w:val="List Bullet 2"/>
    <w:basedOn w:val="Standard"/>
    <w:uiPriority w:val="99"/>
    <w:rsid w:val="005A0C26"/>
    <w:pPr>
      <w:numPr>
        <w:ilvl w:val="1"/>
        <w:numId w:val="30"/>
      </w:numPr>
      <w:spacing w:before="120" w:after="0"/>
      <w:ind w:left="850" w:hanging="357"/>
      <w:contextualSpacing/>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9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9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9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9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9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Standard"/>
    <w:next w:val="Standard"/>
    <w:uiPriority w:val="99"/>
    <w:qFormat/>
    <w:locked/>
    <w:rsid w:val="00273BA0"/>
    <w:pPr>
      <w:spacing w:before="120" w:after="240" w:line="360" w:lineRule="auto"/>
      <w:contextualSpacing/>
      <w:jc w:val="center"/>
    </w:pPr>
    <w:rPr>
      <w:b/>
      <w:bCs/>
      <w:color w:val="auto"/>
      <w:szCs w:val="20"/>
      <w:lang w:eastAsia="ar-SA"/>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 w:type="paragraph" w:styleId="Textkrper3">
    <w:name w:val="Body Text 3"/>
    <w:basedOn w:val="Standard"/>
    <w:link w:val="Textkrper3Zchn"/>
    <w:uiPriority w:val="99"/>
    <w:semiHidden/>
    <w:unhideWhenUsed/>
    <w:locked/>
    <w:rsid w:val="00FC16CA"/>
    <w:pPr>
      <w:spacing w:after="120"/>
    </w:pPr>
    <w:rPr>
      <w:sz w:val="16"/>
      <w:szCs w:val="16"/>
    </w:rPr>
  </w:style>
  <w:style w:type="character" w:customStyle="1" w:styleId="Textkrper3Zchn">
    <w:name w:val="Textkörper 3 Zchn"/>
    <w:link w:val="Textkrper3"/>
    <w:uiPriority w:val="99"/>
    <w:semiHidden/>
    <w:rsid w:val="00FC16CA"/>
    <w:rPr>
      <w:color w:val="141313"/>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589898">
      <w:bodyDiv w:val="1"/>
      <w:marLeft w:val="0"/>
      <w:marRight w:val="0"/>
      <w:marTop w:val="0"/>
      <w:marBottom w:val="0"/>
      <w:divBdr>
        <w:top w:val="none" w:sz="0" w:space="0" w:color="auto"/>
        <w:left w:val="none" w:sz="0" w:space="0" w:color="auto"/>
        <w:bottom w:val="none" w:sz="0" w:space="0" w:color="auto"/>
        <w:right w:val="none" w:sz="0" w:space="0" w:color="auto"/>
      </w:divBdr>
    </w:div>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openBackhaul/airInterface/tree/TR532v1_1" TargetMode="External"/><Relationship Id="rId26" Type="http://schemas.openxmlformats.org/officeDocument/2006/relationships/header" Target="header3.xm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openBackhaul/airInterface/tree/TR532v1_1" TargetMode="External"/><Relationship Id="rId25" Type="http://schemas.openxmlformats.org/officeDocument/2006/relationships/header" Target="header2.xml"/><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openBackhaul/wireInterface/tree/TR541v1" TargetMode="External"/><Relationship Id="rId20" Type="http://schemas.openxmlformats.org/officeDocument/2006/relationships/footer" Target="footer1.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header" Target="header5.xml"/><Relationship Id="rId35"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6312-BEF2-4000-B394-8A007CE95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12078</Words>
  <Characters>76098</Characters>
  <Application>Microsoft Office Word</Application>
  <DocSecurity>0</DocSecurity>
  <Lines>634</Lines>
  <Paragraphs>175</Paragraphs>
  <ScaleCrop>false</ScaleCrop>
  <HeadingPairs>
    <vt:vector size="2" baseType="variant">
      <vt:variant>
        <vt:lpstr>Titel</vt:lpstr>
      </vt:variant>
      <vt:variant>
        <vt:i4>1</vt:i4>
      </vt:variant>
    </vt:vector>
  </HeadingPairs>
  <TitlesOfParts>
    <vt:vector size="1" baseType="lpstr">
      <vt:lpstr>ONF TR‑541</vt:lpstr>
    </vt:vector>
  </TitlesOfParts>
  <Manager>Karsten Erlebach</Manager>
  <Company>Telefonica Germany</Company>
  <LinksUpToDate>false</LinksUpToDate>
  <CharactersWithSpaces>88001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ONF TR‑541</dc:title>
  <dc:subject/>
  <dc:creator>Thorsten Heinze</dc:creator>
  <cp:keywords/>
  <dc:description/>
  <cp:lastModifiedBy>Heinze Thorsten</cp:lastModifiedBy>
  <cp:revision>8</cp:revision>
  <dcterms:created xsi:type="dcterms:W3CDTF">2019-03-07T07:46:00Z</dcterms:created>
  <dcterms:modified xsi:type="dcterms:W3CDTF">2019-03-08T18:00:00Z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e IM Version">
    <vt:lpwstr>1.2</vt:lpwstr>
  </property>
  <property fmtid="{D5CDD505-2E9C-101B-9397-08002B2CF9AE}" pid="3" name="Core Reference">
    <vt:lpwstr>ONF Core IM</vt:lpwstr>
  </property>
  <property fmtid="{D5CDD505-2E9C-101B-9397-08002B2CF9AE}" pid="4" name="MW IM Version">
    <vt:lpwstr>1.1</vt:lpwstr>
  </property>
  <property fmtid="{D5CDD505-2E9C-101B-9397-08002B2CF9AE}" pid="5" name="MW Reference">
    <vt:lpwstr>ONF MW IM</vt:lpwstr>
  </property>
  <property fmtid="{D5CDD505-2E9C-101B-9397-08002B2CF9AE}" pid="6" name="EP IM Version">
    <vt:lpwstr>1.0</vt:lpwstr>
  </property>
  <property fmtid="{D5CDD505-2E9C-101B-9397-08002B2CF9AE}" pid="7" name="TR Number">
    <vt:lpwstr>541</vt:lpwstr>
  </property>
  <property fmtid="{D5CDD505-2E9C-101B-9397-08002B2CF9AE}" pid="8" name="Eagle Reference">
    <vt:lpwstr>Eagle</vt:lpwstr>
  </property>
  <property fmtid="{D5CDD505-2E9C-101B-9397-08002B2CF9AE}" pid="9" name="ModelGuide Reference">
    <vt:lpwstr>ONF UMGL</vt:lpwstr>
  </property>
  <property fmtid="{D5CDD505-2E9C-101B-9397-08002B2CF9AE}" pid="10" name="YANG Reference">
    <vt:lpwstr>RFC7950</vt:lpwstr>
  </property>
  <property fmtid="{D5CDD505-2E9C-101B-9397-08002B2CF9AE}" pid="11" name="Technology">
    <vt:lpwstr>Ethernet PHY</vt:lpwstr>
  </property>
  <property fmtid="{D5CDD505-2E9C-101B-9397-08002B2CF9AE}" pid="12" name="IEEE Reference">
    <vt:lpwstr>IEEE802.3</vt:lpwstr>
  </property>
</Properties>
</file>